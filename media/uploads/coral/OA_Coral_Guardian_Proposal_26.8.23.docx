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C2052" w14:textId="28BAAF8D" w:rsidR="004F4A97" w:rsidRPr="004F4A97" w:rsidRDefault="004F4A97">
      <w:pPr>
        <w:pStyle w:val="Normal1"/>
        <w:shd w:val="clear" w:color="auto" w:fill="FFFFFF"/>
        <w:spacing w:before="240" w:after="240"/>
        <w:jc w:val="center"/>
        <w:rPr>
          <w:b/>
          <w:i/>
          <w:color w:val="FF0000"/>
          <w:sz w:val="20"/>
          <w:szCs w:val="20"/>
        </w:rPr>
      </w:pPr>
      <w:r w:rsidRPr="004F4A97">
        <w:rPr>
          <w:b/>
          <w:i/>
          <w:color w:val="FF0000"/>
          <w:sz w:val="20"/>
          <w:szCs w:val="20"/>
        </w:rPr>
        <w:t xml:space="preserve">Draft </w:t>
      </w:r>
      <w:r w:rsidR="001236E2">
        <w:rPr>
          <w:b/>
          <w:i/>
          <w:color w:val="FF0000"/>
          <w:sz w:val="20"/>
          <w:szCs w:val="20"/>
        </w:rPr>
        <w:t>17</w:t>
      </w:r>
      <w:r w:rsidRPr="004F4A97">
        <w:rPr>
          <w:b/>
          <w:i/>
          <w:color w:val="FF0000"/>
          <w:sz w:val="20"/>
          <w:szCs w:val="20"/>
        </w:rPr>
        <w:t>.6.23 JDB</w:t>
      </w:r>
    </w:p>
    <w:p w14:paraId="07769A02" w14:textId="476CA469" w:rsidR="0024245A" w:rsidRDefault="00D92D61">
      <w:pPr>
        <w:pStyle w:val="Normal1"/>
        <w:shd w:val="clear" w:color="auto" w:fill="FFFFFF"/>
        <w:spacing w:before="240" w:after="240"/>
        <w:jc w:val="center"/>
        <w:rPr>
          <w:b/>
          <w:color w:val="28335F"/>
        </w:rPr>
      </w:pPr>
      <w:r>
        <w:rPr>
          <w:b/>
          <w:color w:val="28335F"/>
          <w:sz w:val="52"/>
          <w:szCs w:val="52"/>
        </w:rPr>
        <w:t>Blue Center application form</w:t>
      </w:r>
    </w:p>
    <w:p w14:paraId="6BFEFA24" w14:textId="77777777" w:rsidR="0024245A" w:rsidRDefault="00D92D61">
      <w:pPr>
        <w:pStyle w:val="Normal1"/>
        <w:shd w:val="clear" w:color="auto" w:fill="FFFFFF"/>
        <w:spacing w:before="240" w:after="240"/>
        <w:jc w:val="center"/>
        <w:rPr>
          <w:b/>
          <w:color w:val="28335F"/>
          <w:sz w:val="30"/>
          <w:szCs w:val="30"/>
        </w:rPr>
      </w:pPr>
      <w:r>
        <w:rPr>
          <w:b/>
          <w:color w:val="28335F"/>
          <w:sz w:val="30"/>
          <w:szCs w:val="30"/>
        </w:rPr>
        <w:t xml:space="preserve">for the development of a reef conservation programme in partnership with Coral Guardian. </w:t>
      </w:r>
      <w:r>
        <w:rPr>
          <w:b/>
          <w:color w:val="28335F"/>
          <w:sz w:val="30"/>
          <w:szCs w:val="30"/>
        </w:rPr>
        <w:br/>
      </w:r>
    </w:p>
    <w:p w14:paraId="2FCF38DB" w14:textId="77777777" w:rsidR="0024245A" w:rsidRDefault="00D92D61">
      <w:pPr>
        <w:pStyle w:val="Normal1"/>
        <w:shd w:val="clear" w:color="auto" w:fill="FFFFFF"/>
        <w:spacing w:before="240" w:after="240"/>
        <w:jc w:val="both"/>
        <w:rPr>
          <w:color w:val="28335F"/>
        </w:rPr>
      </w:pPr>
      <w:r>
        <w:rPr>
          <w:color w:val="28335F"/>
        </w:rPr>
        <w:t xml:space="preserve">Coral Guardian is a French non-profit that was founded in 2012 to protect and restore coral ecosystems by working hand in hand with local communities. The nonprofit’s work focuses on 3 main pillars: </w:t>
      </w:r>
      <w:r w:rsidRPr="00DE4E37">
        <w:rPr>
          <w:color w:val="FF0000"/>
        </w:rPr>
        <w:t>participatory marine conservation, raising awareness and science. Coral</w:t>
      </w:r>
      <w:r>
        <w:rPr>
          <w:color w:val="28335F"/>
        </w:rPr>
        <w:t xml:space="preserve"> Guardian's vocation is to share its knowledge acquired over its 11 years of experience to project leaders who want to act for the protection of coral ecosystems.</w:t>
      </w:r>
    </w:p>
    <w:p w14:paraId="3BC4F41D" w14:textId="77777777" w:rsidR="0024245A" w:rsidRDefault="00D92D61">
      <w:pPr>
        <w:pStyle w:val="Normal1"/>
        <w:shd w:val="clear" w:color="auto" w:fill="FFFFFF"/>
        <w:spacing w:before="220" w:after="200"/>
        <w:jc w:val="both"/>
        <w:rPr>
          <w:b/>
          <w:color w:val="28335F"/>
        </w:rPr>
      </w:pPr>
      <w:r>
        <w:rPr>
          <w:b/>
          <w:color w:val="28335F"/>
        </w:rPr>
        <w:t xml:space="preserve">The Blue Center </w:t>
      </w:r>
      <w:r>
        <w:rPr>
          <w:color w:val="28335F"/>
        </w:rPr>
        <w:t xml:space="preserve">is a </w:t>
      </w:r>
      <w:r>
        <w:rPr>
          <w:b/>
          <w:color w:val="28335F"/>
        </w:rPr>
        <w:t xml:space="preserve">training and support program </w:t>
      </w:r>
      <w:r>
        <w:rPr>
          <w:color w:val="28335F"/>
        </w:rPr>
        <w:t xml:space="preserve">created by Coral Guardian, addressed to project leaders from local non-profit structures who want to </w:t>
      </w:r>
      <w:r>
        <w:rPr>
          <w:b/>
          <w:color w:val="28335F"/>
        </w:rPr>
        <w:t xml:space="preserve">develop their own project to protect or restore coral ecosystems </w:t>
      </w:r>
      <w:r>
        <w:rPr>
          <w:color w:val="28335F"/>
        </w:rPr>
        <w:t xml:space="preserve">by involving local communities.  </w:t>
      </w:r>
    </w:p>
    <w:p w14:paraId="0DD5CC1D" w14:textId="77777777" w:rsidR="0024245A" w:rsidRDefault="00D92D61">
      <w:pPr>
        <w:pStyle w:val="Normal1"/>
        <w:shd w:val="clear" w:color="auto" w:fill="FFFFFF"/>
        <w:spacing w:before="220" w:after="200"/>
        <w:jc w:val="both"/>
        <w:rPr>
          <w:b/>
          <w:color w:val="28335F"/>
        </w:rPr>
      </w:pPr>
      <w:r>
        <w:rPr>
          <w:b/>
          <w:color w:val="28335F"/>
        </w:rPr>
        <w:t xml:space="preserve">The </w:t>
      </w:r>
      <w:r w:rsidRPr="006618DB">
        <w:rPr>
          <w:b/>
          <w:color w:val="28335F"/>
          <w:highlight w:val="yellow"/>
        </w:rPr>
        <w:t>candidate projects must:</w:t>
      </w:r>
      <w:r>
        <w:rPr>
          <w:b/>
          <w:color w:val="28335F"/>
        </w:rPr>
        <w:t xml:space="preserve"> </w:t>
      </w:r>
    </w:p>
    <w:p w14:paraId="5E042443" w14:textId="77777777" w:rsidR="0024245A" w:rsidRDefault="00D92D61">
      <w:pPr>
        <w:pStyle w:val="Normal1"/>
        <w:numPr>
          <w:ilvl w:val="0"/>
          <w:numId w:val="4"/>
        </w:numPr>
        <w:shd w:val="clear" w:color="auto" w:fill="FFFFFF"/>
        <w:jc w:val="both"/>
        <w:rPr>
          <w:color w:val="28335F"/>
        </w:rPr>
      </w:pPr>
      <w:r>
        <w:rPr>
          <w:color w:val="28335F"/>
        </w:rPr>
        <w:t xml:space="preserve">Be proposed by a non-profit structure </w:t>
      </w:r>
      <w:proofErr w:type="spellStart"/>
      <w:r>
        <w:rPr>
          <w:color w:val="28335F"/>
        </w:rPr>
        <w:t>recognised</w:t>
      </w:r>
      <w:proofErr w:type="spellEnd"/>
      <w:r>
        <w:rPr>
          <w:color w:val="28335F"/>
        </w:rPr>
        <w:t xml:space="preserve"> by the local government</w:t>
      </w:r>
    </w:p>
    <w:p w14:paraId="5FF0133A" w14:textId="77777777" w:rsidR="0024245A" w:rsidRDefault="00D92D61">
      <w:pPr>
        <w:pStyle w:val="Normal1"/>
        <w:numPr>
          <w:ilvl w:val="0"/>
          <w:numId w:val="4"/>
        </w:numPr>
        <w:shd w:val="clear" w:color="auto" w:fill="FFFFFF"/>
        <w:jc w:val="both"/>
        <w:rPr>
          <w:color w:val="28335F"/>
        </w:rPr>
      </w:pPr>
      <w:r>
        <w:rPr>
          <w:color w:val="28335F"/>
        </w:rPr>
        <w:t>Respond to an environmental issue concerning coral reefs</w:t>
      </w:r>
    </w:p>
    <w:p w14:paraId="181E7FB3" w14:textId="77777777" w:rsidR="0024245A" w:rsidRDefault="00D92D61">
      <w:pPr>
        <w:pStyle w:val="Normal1"/>
        <w:numPr>
          <w:ilvl w:val="0"/>
          <w:numId w:val="4"/>
        </w:numPr>
        <w:shd w:val="clear" w:color="auto" w:fill="FFFFFF"/>
        <w:jc w:val="both"/>
        <w:rPr>
          <w:color w:val="28335F"/>
        </w:rPr>
      </w:pPr>
      <w:r>
        <w:rPr>
          <w:color w:val="28335F"/>
        </w:rPr>
        <w:t>Involve local communities in the development of the project</w:t>
      </w:r>
    </w:p>
    <w:p w14:paraId="6515B185" w14:textId="77777777" w:rsidR="0024245A" w:rsidRDefault="00D92D61">
      <w:pPr>
        <w:pStyle w:val="Normal1"/>
        <w:numPr>
          <w:ilvl w:val="0"/>
          <w:numId w:val="4"/>
        </w:numPr>
        <w:shd w:val="clear" w:color="auto" w:fill="FFFFFF"/>
        <w:jc w:val="both"/>
        <w:rPr>
          <w:color w:val="28335F"/>
        </w:rPr>
      </w:pPr>
      <w:r>
        <w:rPr>
          <w:color w:val="28335F"/>
        </w:rPr>
        <w:t xml:space="preserve">Have a motivated project manager </w:t>
      </w:r>
    </w:p>
    <w:p w14:paraId="0C481DB3" w14:textId="77777777" w:rsidR="0024245A" w:rsidRDefault="00D92D61">
      <w:pPr>
        <w:pStyle w:val="Normal1"/>
        <w:shd w:val="clear" w:color="auto" w:fill="FFFFFF"/>
        <w:spacing w:before="220" w:after="200"/>
        <w:jc w:val="both"/>
        <w:rPr>
          <w:color w:val="28335F"/>
        </w:rPr>
      </w:pPr>
      <w:r>
        <w:rPr>
          <w:b/>
          <w:color w:val="28335F"/>
        </w:rPr>
        <w:t xml:space="preserve">Additional </w:t>
      </w:r>
      <w:r w:rsidRPr="006618DB">
        <w:rPr>
          <w:b/>
          <w:color w:val="28335F"/>
          <w:highlight w:val="yellow"/>
        </w:rPr>
        <w:t>documents to provide</w:t>
      </w:r>
      <w:r>
        <w:rPr>
          <w:b/>
          <w:color w:val="28335F"/>
        </w:rPr>
        <w:t>:</w:t>
      </w:r>
    </w:p>
    <w:p w14:paraId="45A82276" w14:textId="77777777" w:rsidR="0024245A" w:rsidRDefault="00D92D61">
      <w:pPr>
        <w:pStyle w:val="Normal1"/>
        <w:numPr>
          <w:ilvl w:val="0"/>
          <w:numId w:val="1"/>
        </w:numPr>
        <w:shd w:val="clear" w:color="auto" w:fill="FFFFFF"/>
        <w:jc w:val="both"/>
        <w:rPr>
          <w:color w:val="28335F"/>
        </w:rPr>
      </w:pPr>
      <w:r>
        <w:rPr>
          <w:color w:val="28335F"/>
        </w:rPr>
        <w:t>Official status of the local structure (mandatory)</w:t>
      </w:r>
    </w:p>
    <w:p w14:paraId="5E3ED8D0" w14:textId="77777777" w:rsidR="0024245A" w:rsidRDefault="00D92D61">
      <w:pPr>
        <w:pStyle w:val="Normal1"/>
        <w:numPr>
          <w:ilvl w:val="0"/>
          <w:numId w:val="1"/>
        </w:numPr>
        <w:shd w:val="clear" w:color="auto" w:fill="FFFFFF"/>
        <w:jc w:val="both"/>
        <w:rPr>
          <w:color w:val="28335F"/>
        </w:rPr>
      </w:pPr>
      <w:r>
        <w:rPr>
          <w:color w:val="28335F"/>
        </w:rPr>
        <w:t xml:space="preserve">Summary table of project’s total budget (mandatory) </w:t>
      </w:r>
    </w:p>
    <w:p w14:paraId="2C109C80" w14:textId="77777777" w:rsidR="0024245A" w:rsidRDefault="00D92D61">
      <w:pPr>
        <w:pStyle w:val="Normal1"/>
        <w:numPr>
          <w:ilvl w:val="0"/>
          <w:numId w:val="1"/>
        </w:numPr>
        <w:shd w:val="clear" w:color="auto" w:fill="FFFFFF"/>
        <w:jc w:val="both"/>
        <w:rPr>
          <w:color w:val="28335F"/>
        </w:rPr>
      </w:pPr>
      <w:r>
        <w:rPr>
          <w:color w:val="28335F"/>
        </w:rPr>
        <w:t>Photos of project, team (optional)</w:t>
      </w:r>
    </w:p>
    <w:p w14:paraId="1450946C" w14:textId="77777777" w:rsidR="0024245A" w:rsidRDefault="00D92D61">
      <w:pPr>
        <w:pStyle w:val="Normal1"/>
        <w:numPr>
          <w:ilvl w:val="0"/>
          <w:numId w:val="1"/>
        </w:numPr>
        <w:shd w:val="clear" w:color="auto" w:fill="FFFFFF"/>
        <w:jc w:val="both"/>
        <w:rPr>
          <w:color w:val="28335F"/>
        </w:rPr>
      </w:pPr>
      <w:proofErr w:type="spellStart"/>
      <w:r>
        <w:rPr>
          <w:color w:val="28335F"/>
        </w:rPr>
        <w:t>Organisation</w:t>
      </w:r>
      <w:proofErr w:type="spellEnd"/>
      <w:r>
        <w:rPr>
          <w:color w:val="28335F"/>
        </w:rPr>
        <w:t xml:space="preserve"> chart of the local structure (optional)</w:t>
      </w:r>
    </w:p>
    <w:p w14:paraId="725AB65E" w14:textId="77777777" w:rsidR="0024245A" w:rsidRDefault="00D92D61">
      <w:pPr>
        <w:pStyle w:val="Normal1"/>
        <w:numPr>
          <w:ilvl w:val="0"/>
          <w:numId w:val="1"/>
        </w:numPr>
        <w:shd w:val="clear" w:color="auto" w:fill="FFFFFF"/>
        <w:jc w:val="both"/>
        <w:rPr>
          <w:color w:val="28335F"/>
        </w:rPr>
      </w:pPr>
      <w:r>
        <w:rPr>
          <w:color w:val="28335F"/>
        </w:rPr>
        <w:t>CV of the project manager (optional)</w:t>
      </w:r>
    </w:p>
    <w:p w14:paraId="1D132AC3" w14:textId="77777777" w:rsidR="0024245A" w:rsidRDefault="00D92D61">
      <w:pPr>
        <w:pStyle w:val="Normal1"/>
        <w:numPr>
          <w:ilvl w:val="0"/>
          <w:numId w:val="1"/>
        </w:numPr>
        <w:shd w:val="clear" w:color="auto" w:fill="FFFFFF"/>
        <w:jc w:val="both"/>
        <w:rPr>
          <w:color w:val="28335F"/>
        </w:rPr>
      </w:pPr>
      <w:r>
        <w:rPr>
          <w:color w:val="28335F"/>
        </w:rPr>
        <w:t>Communication materials if developed (optional)</w:t>
      </w:r>
    </w:p>
    <w:p w14:paraId="035C4300" w14:textId="77777777" w:rsidR="0024245A" w:rsidRDefault="00D92D61">
      <w:pPr>
        <w:pStyle w:val="Normal1"/>
        <w:numPr>
          <w:ilvl w:val="0"/>
          <w:numId w:val="1"/>
        </w:numPr>
        <w:shd w:val="clear" w:color="auto" w:fill="FFFFFF"/>
        <w:jc w:val="both"/>
        <w:rPr>
          <w:color w:val="28335F"/>
        </w:rPr>
      </w:pPr>
      <w:r>
        <w:rPr>
          <w:color w:val="28335F"/>
        </w:rPr>
        <w:t xml:space="preserve">Any other documents relating to the project that are considered important </w:t>
      </w:r>
    </w:p>
    <w:p w14:paraId="05830768" w14:textId="352CAD07" w:rsidR="00D15D49" w:rsidRPr="004F4A97" w:rsidRDefault="00D15D49">
      <w:pPr>
        <w:pStyle w:val="Normal1"/>
        <w:numPr>
          <w:ilvl w:val="0"/>
          <w:numId w:val="1"/>
        </w:numPr>
        <w:shd w:val="clear" w:color="auto" w:fill="FFFFFF"/>
        <w:jc w:val="both"/>
        <w:rPr>
          <w:color w:val="28335F"/>
          <w:highlight w:val="yellow"/>
        </w:rPr>
      </w:pPr>
      <w:r w:rsidRPr="004F4A97">
        <w:rPr>
          <w:color w:val="28335F"/>
          <w:highlight w:val="yellow"/>
        </w:rPr>
        <w:t xml:space="preserve">Project </w:t>
      </w:r>
      <w:r w:rsidR="004F4A97" w:rsidRPr="004F4A97">
        <w:rPr>
          <w:color w:val="28335F"/>
          <w:highlight w:val="yellow"/>
        </w:rPr>
        <w:t>sketch of concept</w:t>
      </w:r>
    </w:p>
    <w:p w14:paraId="0EBFE14C" w14:textId="77777777" w:rsidR="0024245A" w:rsidRDefault="00D92D61">
      <w:pPr>
        <w:pStyle w:val="Normal1"/>
        <w:shd w:val="clear" w:color="auto" w:fill="FFFFFF"/>
        <w:spacing w:before="220" w:after="200"/>
        <w:jc w:val="both"/>
        <w:rPr>
          <w:b/>
          <w:color w:val="28335F"/>
        </w:rPr>
      </w:pPr>
      <w:r>
        <w:rPr>
          <w:color w:val="28335F"/>
          <w:highlight w:val="white"/>
        </w:rPr>
        <w:t xml:space="preserve">Use this version of the Word document to complete your answers, and when you have finished, </w:t>
      </w:r>
      <w:r>
        <w:rPr>
          <w:b/>
          <w:color w:val="28335F"/>
          <w:highlight w:val="white"/>
        </w:rPr>
        <w:t xml:space="preserve">complete this Google Form </w:t>
      </w:r>
      <w:r>
        <w:rPr>
          <w:color w:val="28335F"/>
          <w:highlight w:val="white"/>
        </w:rPr>
        <w:t>with your answers and submit your application through the Google Form directly.</w:t>
      </w:r>
    </w:p>
    <w:p w14:paraId="7232E325" w14:textId="77777777" w:rsidR="0024245A" w:rsidRDefault="00D92D61">
      <w:pPr>
        <w:pStyle w:val="Normal1"/>
        <w:shd w:val="clear" w:color="auto" w:fill="FFFFFF"/>
        <w:spacing w:before="220" w:after="200"/>
        <w:rPr>
          <w:b/>
          <w:color w:val="28335F"/>
          <w:highlight w:val="white"/>
          <w:u w:val="single"/>
        </w:rPr>
      </w:pPr>
      <w:r>
        <w:rPr>
          <w:b/>
          <w:color w:val="28335F"/>
          <w:highlight w:val="white"/>
          <w:u w:val="single"/>
        </w:rPr>
        <w:t xml:space="preserve">Applications are open until midnight on </w:t>
      </w:r>
      <w:r w:rsidRPr="00DE4E37">
        <w:rPr>
          <w:b/>
          <w:color w:val="FF0000"/>
          <w:highlight w:val="white"/>
          <w:u w:val="single"/>
        </w:rPr>
        <w:t>18th June 2023</w:t>
      </w:r>
      <w:r>
        <w:rPr>
          <w:b/>
          <w:color w:val="28335F"/>
          <w:highlight w:val="white"/>
          <w:u w:val="single"/>
        </w:rPr>
        <w:t xml:space="preserve"> (23:59 CET).  You will be contacted by Tuesday 18th July at the latest with a reply to your application.</w:t>
      </w:r>
    </w:p>
    <w:p w14:paraId="2540E7AC" w14:textId="77777777" w:rsidR="0024245A" w:rsidRDefault="00D92D61">
      <w:pPr>
        <w:pStyle w:val="Normal1"/>
        <w:shd w:val="clear" w:color="auto" w:fill="FFFFFF"/>
        <w:spacing w:before="220" w:after="200"/>
        <w:rPr>
          <w:b/>
          <w:color w:val="28335F"/>
        </w:rPr>
      </w:pPr>
      <w:r>
        <w:rPr>
          <w:color w:val="28335F"/>
        </w:rPr>
        <w:t xml:space="preserve">If you have any further questions, please do not hesitate to contact </w:t>
      </w:r>
      <w:r>
        <w:rPr>
          <w:b/>
          <w:color w:val="28335F"/>
        </w:rPr>
        <w:t xml:space="preserve">Florina Jacob </w:t>
      </w:r>
      <w:r>
        <w:rPr>
          <w:color w:val="28335F"/>
        </w:rPr>
        <w:t xml:space="preserve">at </w:t>
      </w:r>
      <w:r>
        <w:rPr>
          <w:b/>
          <w:color w:val="28335F"/>
        </w:rPr>
        <w:t xml:space="preserve">bluecenter@coralguardian.org. </w:t>
      </w:r>
    </w:p>
    <w:p w14:paraId="4604743F" w14:textId="77777777" w:rsidR="0024245A" w:rsidRDefault="00D92D61">
      <w:pPr>
        <w:pStyle w:val="Normal1"/>
        <w:shd w:val="clear" w:color="auto" w:fill="FFFFFF"/>
        <w:spacing w:before="220" w:after="200"/>
        <w:rPr>
          <w:b/>
          <w:color w:val="28335F"/>
        </w:rPr>
      </w:pPr>
      <w:r>
        <w:rPr>
          <w:b/>
          <w:color w:val="28335F"/>
        </w:rPr>
        <w:t>(*required questions)</w:t>
      </w:r>
    </w:p>
    <w:p w14:paraId="33EC68A8" w14:textId="77777777" w:rsidR="0024245A" w:rsidRDefault="00D92D61">
      <w:pPr>
        <w:pStyle w:val="Heading2"/>
        <w:spacing w:after="200"/>
        <w:rPr>
          <w:color w:val="28335F"/>
        </w:rPr>
      </w:pPr>
      <w:bookmarkStart w:id="0" w:name="_gjdgxs" w:colFirst="0" w:colLast="0"/>
      <w:bookmarkEnd w:id="0"/>
      <w:r>
        <w:rPr>
          <w:color w:val="28335F"/>
        </w:rPr>
        <w:lastRenderedPageBreak/>
        <w:t>General information</w:t>
      </w:r>
    </w:p>
    <w:p w14:paraId="0F77D1B9" w14:textId="77777777" w:rsidR="0024245A" w:rsidRDefault="00D92D61">
      <w:pPr>
        <w:pStyle w:val="Normal1"/>
        <w:numPr>
          <w:ilvl w:val="0"/>
          <w:numId w:val="2"/>
        </w:numPr>
        <w:shd w:val="clear" w:color="auto" w:fill="FFFFFF"/>
        <w:spacing w:before="240" w:after="200"/>
        <w:rPr>
          <w:color w:val="28335F"/>
        </w:rPr>
      </w:pPr>
      <w:r>
        <w:rPr>
          <w:b/>
          <w:color w:val="28335F"/>
        </w:rPr>
        <w:t>Name of the project</w:t>
      </w:r>
      <w:r>
        <w:rPr>
          <w:color w:val="28335F"/>
        </w:rPr>
        <w:t>:</w:t>
      </w:r>
    </w:p>
    <w:p w14:paraId="02B54DC6" w14:textId="77777777" w:rsidR="00D60372" w:rsidRPr="00D60372" w:rsidRDefault="00D60372" w:rsidP="00D60372">
      <w:pPr>
        <w:pStyle w:val="Normal1"/>
        <w:shd w:val="clear" w:color="auto" w:fill="FFFFFF"/>
        <w:spacing w:before="240" w:after="200"/>
        <w:ind w:left="720"/>
      </w:pPr>
      <w:r>
        <w:t xml:space="preserve">Restoring Traditional </w:t>
      </w:r>
      <w:r w:rsidR="00B16B95">
        <w:t>Reef-Fishery</w:t>
      </w:r>
      <w:r w:rsidR="00F547EA">
        <w:t xml:space="preserve"> </w:t>
      </w:r>
      <w:r w:rsidR="00970E8F">
        <w:t>Ecosystems through</w:t>
      </w:r>
      <w:r>
        <w:t xml:space="preserve"> </w:t>
      </w:r>
      <w:r w:rsidR="00F547EA">
        <w:t xml:space="preserve">Coral Gardening by local </w:t>
      </w:r>
      <w:r w:rsidR="00970E8F">
        <w:t xml:space="preserve">fisher </w:t>
      </w:r>
      <w:r w:rsidR="00F547EA">
        <w:t xml:space="preserve">communities. </w:t>
      </w:r>
    </w:p>
    <w:p w14:paraId="007554D0" w14:textId="77777777" w:rsidR="00AA57D8" w:rsidRDefault="00D92D61">
      <w:pPr>
        <w:pStyle w:val="Normal1"/>
        <w:numPr>
          <w:ilvl w:val="0"/>
          <w:numId w:val="2"/>
        </w:numPr>
        <w:pBdr>
          <w:top w:val="nil"/>
          <w:left w:val="nil"/>
          <w:bottom w:val="nil"/>
          <w:right w:val="nil"/>
          <w:between w:val="nil"/>
        </w:pBdr>
        <w:shd w:val="clear" w:color="auto" w:fill="FFFFFF"/>
        <w:spacing w:after="200"/>
        <w:rPr>
          <w:color w:val="28335F"/>
        </w:rPr>
      </w:pPr>
      <w:r>
        <w:rPr>
          <w:b/>
          <w:color w:val="28335F"/>
        </w:rPr>
        <w:t>Country *</w:t>
      </w:r>
      <w:r>
        <w:rPr>
          <w:color w:val="28335F"/>
        </w:rPr>
        <w:t xml:space="preserve">: </w:t>
      </w:r>
    </w:p>
    <w:p w14:paraId="304365AA" w14:textId="77777777" w:rsidR="0024245A" w:rsidRDefault="00D60372" w:rsidP="00AA57D8">
      <w:pPr>
        <w:pStyle w:val="Normal1"/>
        <w:pBdr>
          <w:top w:val="nil"/>
          <w:left w:val="nil"/>
          <w:bottom w:val="nil"/>
          <w:right w:val="nil"/>
          <w:between w:val="nil"/>
        </w:pBdr>
        <w:shd w:val="clear" w:color="auto" w:fill="FFFFFF"/>
        <w:spacing w:after="200"/>
        <w:ind w:left="720"/>
        <w:rPr>
          <w:color w:val="28335F"/>
        </w:rPr>
      </w:pPr>
      <w:r w:rsidRPr="00D60372">
        <w:t>Kenya</w:t>
      </w:r>
    </w:p>
    <w:p w14:paraId="249FFAC7" w14:textId="77777777" w:rsidR="00AA57D8" w:rsidRDefault="00D92D61">
      <w:pPr>
        <w:pStyle w:val="Normal1"/>
        <w:numPr>
          <w:ilvl w:val="0"/>
          <w:numId w:val="2"/>
        </w:numPr>
        <w:pBdr>
          <w:top w:val="nil"/>
          <w:left w:val="nil"/>
          <w:bottom w:val="nil"/>
          <w:right w:val="nil"/>
          <w:between w:val="nil"/>
        </w:pBdr>
        <w:shd w:val="clear" w:color="auto" w:fill="FFFFFF"/>
        <w:spacing w:after="200"/>
        <w:rPr>
          <w:color w:val="28335F"/>
        </w:rPr>
      </w:pPr>
      <w:r>
        <w:rPr>
          <w:b/>
          <w:color w:val="28335F"/>
        </w:rPr>
        <w:t xml:space="preserve">Full name of the project leader </w:t>
      </w:r>
      <w:r>
        <w:rPr>
          <w:color w:val="28335F"/>
        </w:rPr>
        <w:t>*:</w:t>
      </w:r>
    </w:p>
    <w:p w14:paraId="28646AB1" w14:textId="20D263CE" w:rsidR="0024245A" w:rsidRDefault="00D15D49" w:rsidP="00AA57D8">
      <w:pPr>
        <w:pStyle w:val="Normal1"/>
        <w:pBdr>
          <w:top w:val="nil"/>
          <w:left w:val="nil"/>
          <w:bottom w:val="nil"/>
          <w:right w:val="nil"/>
          <w:between w:val="nil"/>
        </w:pBdr>
        <w:shd w:val="clear" w:color="auto" w:fill="FFFFFF"/>
        <w:spacing w:after="200"/>
        <w:ind w:left="720"/>
        <w:rPr>
          <w:color w:val="28335F"/>
        </w:rPr>
      </w:pPr>
      <w:r>
        <w:t>Remmy Safari</w:t>
      </w:r>
    </w:p>
    <w:p w14:paraId="2F5DC196" w14:textId="77777777" w:rsidR="00AA57D8" w:rsidRPr="00AA57D8" w:rsidRDefault="00D92D61">
      <w:pPr>
        <w:pStyle w:val="Normal1"/>
        <w:numPr>
          <w:ilvl w:val="0"/>
          <w:numId w:val="2"/>
        </w:numPr>
        <w:pBdr>
          <w:top w:val="nil"/>
          <w:left w:val="nil"/>
          <w:bottom w:val="nil"/>
          <w:right w:val="nil"/>
          <w:between w:val="nil"/>
        </w:pBdr>
        <w:shd w:val="clear" w:color="auto" w:fill="FFFFFF"/>
        <w:spacing w:after="200"/>
      </w:pPr>
      <w:r>
        <w:rPr>
          <w:b/>
          <w:color w:val="28335F"/>
        </w:rPr>
        <w:t xml:space="preserve">E-mail address of the project leader *: </w:t>
      </w:r>
    </w:p>
    <w:p w14:paraId="3AD858F1" w14:textId="535B4519" w:rsidR="0024245A" w:rsidRDefault="00000000" w:rsidP="00AA57D8">
      <w:pPr>
        <w:pStyle w:val="Normal1"/>
        <w:pBdr>
          <w:top w:val="nil"/>
          <w:left w:val="nil"/>
          <w:bottom w:val="nil"/>
          <w:right w:val="nil"/>
          <w:between w:val="nil"/>
        </w:pBdr>
        <w:shd w:val="clear" w:color="auto" w:fill="FFFFFF"/>
        <w:spacing w:after="200"/>
        <w:ind w:left="720"/>
      </w:pPr>
      <w:hyperlink r:id="rId8" w:history="1">
        <w:r w:rsidR="00D15D49" w:rsidRPr="003B4A44">
          <w:rPr>
            <w:rStyle w:val="Hyperlink"/>
          </w:rPr>
          <w:t>environment@oceansalivekenya.org</w:t>
        </w:r>
      </w:hyperlink>
      <w:r w:rsidR="00D15D49">
        <w:t xml:space="preserve"> </w:t>
      </w:r>
    </w:p>
    <w:p w14:paraId="18D8F5A6" w14:textId="52E55D74" w:rsidR="00036695" w:rsidRPr="00BB14E6" w:rsidRDefault="00D92D61">
      <w:pPr>
        <w:pStyle w:val="Normal1"/>
        <w:numPr>
          <w:ilvl w:val="0"/>
          <w:numId w:val="2"/>
        </w:numPr>
        <w:pBdr>
          <w:top w:val="nil"/>
          <w:left w:val="nil"/>
          <w:bottom w:val="nil"/>
          <w:right w:val="nil"/>
          <w:between w:val="nil"/>
        </w:pBdr>
        <w:shd w:val="clear" w:color="auto" w:fill="FFFFFF"/>
        <w:spacing w:before="240" w:after="200"/>
        <w:rPr>
          <w:color w:val="28335F"/>
        </w:rPr>
      </w:pPr>
      <w:r>
        <w:rPr>
          <w:b/>
          <w:color w:val="28335F"/>
        </w:rPr>
        <w:t xml:space="preserve">Summary of the project * </w:t>
      </w:r>
      <w:r>
        <w:rPr>
          <w:i/>
          <w:color w:val="28335F"/>
        </w:rPr>
        <w:t>(500 characters)</w:t>
      </w:r>
    </w:p>
    <w:p w14:paraId="03BB95DD" w14:textId="7154607A" w:rsidR="00A13864" w:rsidRDefault="00590D1A" w:rsidP="005B2F25">
      <w:pPr>
        <w:pStyle w:val="Normal1"/>
        <w:pBdr>
          <w:top w:val="nil"/>
          <w:left w:val="nil"/>
          <w:bottom w:val="nil"/>
          <w:right w:val="nil"/>
          <w:between w:val="nil"/>
        </w:pBdr>
        <w:shd w:val="clear" w:color="auto" w:fill="FFFFFF"/>
        <w:spacing w:before="240" w:after="200"/>
        <w:jc w:val="both"/>
        <w:rPr>
          <w:color w:val="28335F"/>
        </w:rPr>
      </w:pPr>
      <w:r>
        <w:rPr>
          <w:color w:val="28335F"/>
        </w:rPr>
        <w:t>With Coral Guardian expertise and guidance</w:t>
      </w:r>
      <w:r w:rsidRPr="00123FE1">
        <w:rPr>
          <w:color w:val="28335F"/>
        </w:rPr>
        <w:t xml:space="preserve">, we aim </w:t>
      </w:r>
      <w:r w:rsidR="00A13864" w:rsidRPr="00123FE1">
        <w:rPr>
          <w:color w:val="28335F"/>
        </w:rPr>
        <w:t xml:space="preserve">to enhance marine biodiversity, ecosystem resilience and improve livelihoods of </w:t>
      </w:r>
      <w:r w:rsidR="005B2F25" w:rsidRPr="00123FE1">
        <w:rPr>
          <w:color w:val="28335F"/>
        </w:rPr>
        <w:t>local c</w:t>
      </w:r>
      <w:r w:rsidR="00A13864" w:rsidRPr="00123FE1">
        <w:rPr>
          <w:color w:val="28335F"/>
        </w:rPr>
        <w:t>ommunities</w:t>
      </w:r>
      <w:r w:rsidRPr="00123FE1">
        <w:rPr>
          <w:color w:val="28335F"/>
        </w:rPr>
        <w:t xml:space="preserve"> through coral fisheries restoration</w:t>
      </w:r>
      <w:r w:rsidR="00A13864" w:rsidRPr="00123FE1">
        <w:rPr>
          <w:color w:val="28335F"/>
        </w:rPr>
        <w:t xml:space="preserve">. </w:t>
      </w:r>
      <w:r w:rsidRPr="00123FE1">
        <w:rPr>
          <w:color w:val="28335F"/>
        </w:rPr>
        <w:t>W</w:t>
      </w:r>
      <w:r w:rsidR="0058049D" w:rsidRPr="00123FE1">
        <w:rPr>
          <w:color w:val="28335F"/>
        </w:rPr>
        <w:t>ith our partners in Kuruwitu-Kenya, we</w:t>
      </w:r>
      <w:r w:rsidRPr="00123FE1">
        <w:rPr>
          <w:color w:val="28335F"/>
        </w:rPr>
        <w:t xml:space="preserve"> </w:t>
      </w:r>
      <w:r w:rsidR="00A13864" w:rsidRPr="00123FE1">
        <w:rPr>
          <w:color w:val="28335F"/>
        </w:rPr>
        <w:t xml:space="preserve">will </w:t>
      </w:r>
      <w:r w:rsidRPr="00123FE1">
        <w:rPr>
          <w:color w:val="28335F"/>
        </w:rPr>
        <w:t>trial</w:t>
      </w:r>
      <w:r w:rsidR="00A13864" w:rsidRPr="00123FE1">
        <w:rPr>
          <w:color w:val="28335F"/>
        </w:rPr>
        <w:t xml:space="preserve"> innovative technology that is easily adoptable within the technical and </w:t>
      </w:r>
      <w:r w:rsidRPr="00123FE1">
        <w:rPr>
          <w:color w:val="28335F"/>
        </w:rPr>
        <w:t>socio-</w:t>
      </w:r>
      <w:r w:rsidR="00A13864" w:rsidRPr="00123FE1">
        <w:rPr>
          <w:color w:val="28335F"/>
        </w:rPr>
        <w:t>econo</w:t>
      </w:r>
      <w:r w:rsidR="004E678C" w:rsidRPr="00123FE1">
        <w:rPr>
          <w:color w:val="28335F"/>
        </w:rPr>
        <w:t xml:space="preserve">mic </w:t>
      </w:r>
      <w:r w:rsidR="00A13864" w:rsidRPr="00123FE1">
        <w:rPr>
          <w:color w:val="28335F"/>
        </w:rPr>
        <w:t xml:space="preserve">capacity of </w:t>
      </w:r>
      <w:r w:rsidR="001527F2" w:rsidRPr="00123FE1">
        <w:rPr>
          <w:color w:val="28335F"/>
        </w:rPr>
        <w:t>fishers</w:t>
      </w:r>
      <w:r w:rsidR="009C7F21" w:rsidRPr="00123FE1">
        <w:rPr>
          <w:color w:val="28335F"/>
        </w:rPr>
        <w:t>.</w:t>
      </w:r>
      <w:r w:rsidR="001527F2" w:rsidRPr="00123FE1">
        <w:rPr>
          <w:color w:val="28335F"/>
        </w:rPr>
        <w:t xml:space="preserve"> </w:t>
      </w:r>
      <w:r w:rsidR="006B2373" w:rsidRPr="00123FE1">
        <w:rPr>
          <w:color w:val="28335F"/>
        </w:rPr>
        <w:t>The results</w:t>
      </w:r>
      <w:r w:rsidR="00A13864" w:rsidRPr="00123FE1">
        <w:rPr>
          <w:color w:val="28335F"/>
        </w:rPr>
        <w:t xml:space="preserve"> will be deployed</w:t>
      </w:r>
      <w:r w:rsidR="004E678C" w:rsidRPr="00123FE1">
        <w:rPr>
          <w:color w:val="28335F"/>
        </w:rPr>
        <w:t xml:space="preserve"> and scaled </w:t>
      </w:r>
      <w:r w:rsidR="00A13864" w:rsidRPr="00123FE1">
        <w:rPr>
          <w:color w:val="28335F"/>
        </w:rPr>
        <w:t>through adaptation and domestication</w:t>
      </w:r>
      <w:r w:rsidR="007221B5" w:rsidRPr="00123FE1">
        <w:rPr>
          <w:color w:val="28335F"/>
        </w:rPr>
        <w:t xml:space="preserve"> targeting</w:t>
      </w:r>
      <w:r w:rsidR="00A13864" w:rsidRPr="00123FE1">
        <w:rPr>
          <w:color w:val="28335F"/>
        </w:rPr>
        <w:t xml:space="preserve"> B</w:t>
      </w:r>
      <w:r w:rsidRPr="00123FE1">
        <w:rPr>
          <w:color w:val="28335F"/>
        </w:rPr>
        <w:t xml:space="preserve">each </w:t>
      </w:r>
      <w:r w:rsidR="00A13864" w:rsidRPr="00123FE1">
        <w:rPr>
          <w:color w:val="28335F"/>
        </w:rPr>
        <w:t>M</w:t>
      </w:r>
      <w:r w:rsidRPr="00123FE1">
        <w:rPr>
          <w:color w:val="28335F"/>
        </w:rPr>
        <w:t xml:space="preserve">anagement </w:t>
      </w:r>
      <w:r w:rsidR="00A13864" w:rsidRPr="00123FE1">
        <w:rPr>
          <w:color w:val="28335F"/>
        </w:rPr>
        <w:t>U</w:t>
      </w:r>
      <w:r w:rsidRPr="00123FE1">
        <w:rPr>
          <w:color w:val="28335F"/>
        </w:rPr>
        <w:t>nits</w:t>
      </w:r>
      <w:r w:rsidR="00A13864" w:rsidRPr="00123FE1">
        <w:rPr>
          <w:color w:val="28335F"/>
        </w:rPr>
        <w:t xml:space="preserve"> to restore </w:t>
      </w:r>
      <w:r w:rsidR="0058049D" w:rsidRPr="00123FE1">
        <w:rPr>
          <w:color w:val="28335F"/>
        </w:rPr>
        <w:t xml:space="preserve">fisheries in </w:t>
      </w:r>
      <w:r w:rsidR="00A13864" w:rsidRPr="00123FE1">
        <w:rPr>
          <w:color w:val="28335F"/>
        </w:rPr>
        <w:t>degraded coral areas.</w:t>
      </w:r>
    </w:p>
    <w:p w14:paraId="087A5033" w14:textId="77777777" w:rsidR="0024245A" w:rsidRDefault="00D92D61">
      <w:pPr>
        <w:pStyle w:val="Heading2"/>
        <w:spacing w:after="200"/>
        <w:rPr>
          <w:color w:val="28335F"/>
        </w:rPr>
      </w:pPr>
      <w:r>
        <w:rPr>
          <w:color w:val="28335F"/>
        </w:rPr>
        <w:t xml:space="preserve">Detailed information </w:t>
      </w:r>
      <w:r>
        <w:rPr>
          <w:color w:val="28335F"/>
        </w:rPr>
        <w:tab/>
      </w:r>
      <w:r>
        <w:rPr>
          <w:color w:val="28335F"/>
        </w:rPr>
        <w:tab/>
      </w:r>
      <w:r>
        <w:rPr>
          <w:color w:val="28335F"/>
        </w:rPr>
        <w:tab/>
      </w:r>
      <w:r>
        <w:rPr>
          <w:color w:val="28335F"/>
        </w:rPr>
        <w:tab/>
      </w:r>
    </w:p>
    <w:p w14:paraId="5763666E" w14:textId="77777777" w:rsidR="0024245A" w:rsidRDefault="00D92D61">
      <w:pPr>
        <w:pStyle w:val="Normal1"/>
        <w:numPr>
          <w:ilvl w:val="0"/>
          <w:numId w:val="2"/>
        </w:numPr>
        <w:shd w:val="clear" w:color="auto" w:fill="FFFFFF"/>
        <w:spacing w:before="240" w:after="200"/>
        <w:rPr>
          <w:color w:val="28335F"/>
        </w:rPr>
      </w:pPr>
      <w:r>
        <w:rPr>
          <w:b/>
          <w:color w:val="28335F"/>
        </w:rPr>
        <w:t>Name of the local structure</w:t>
      </w:r>
      <w:r>
        <w:rPr>
          <w:color w:val="28335F"/>
        </w:rPr>
        <w:t>: *</w:t>
      </w:r>
    </w:p>
    <w:p w14:paraId="1B5D62C1" w14:textId="79E4CF3E" w:rsidR="0091696A" w:rsidRPr="0091696A" w:rsidRDefault="0091696A" w:rsidP="0091696A">
      <w:pPr>
        <w:pStyle w:val="Normal1"/>
        <w:shd w:val="clear" w:color="auto" w:fill="FFFFFF"/>
        <w:spacing w:before="240" w:after="200"/>
        <w:ind w:left="720"/>
      </w:pPr>
      <w:r>
        <w:t xml:space="preserve">Oceans Alive </w:t>
      </w:r>
      <w:r w:rsidRPr="007221B5">
        <w:rPr>
          <w:color w:val="000000" w:themeColor="text1"/>
        </w:rPr>
        <w:t>Foundation</w:t>
      </w:r>
    </w:p>
    <w:p w14:paraId="68A242F4" w14:textId="77777777" w:rsidR="0024245A" w:rsidRPr="006618DB" w:rsidRDefault="00D92D61">
      <w:pPr>
        <w:pStyle w:val="Normal1"/>
        <w:numPr>
          <w:ilvl w:val="0"/>
          <w:numId w:val="2"/>
        </w:numPr>
        <w:shd w:val="clear" w:color="auto" w:fill="FFFFFF"/>
        <w:spacing w:after="200"/>
        <w:rPr>
          <w:color w:val="28335F"/>
        </w:rPr>
      </w:pPr>
      <w:r w:rsidRPr="006618DB">
        <w:rPr>
          <w:b/>
          <w:color w:val="28335F"/>
        </w:rPr>
        <w:t xml:space="preserve">Nature of the local structure (NGO, association, </w:t>
      </w:r>
      <w:proofErr w:type="gramStart"/>
      <w:r w:rsidRPr="006618DB">
        <w:rPr>
          <w:b/>
          <w:color w:val="28335F"/>
        </w:rPr>
        <w:t>foundation,...</w:t>
      </w:r>
      <w:proofErr w:type="gramEnd"/>
      <w:r w:rsidRPr="006618DB">
        <w:rPr>
          <w:b/>
          <w:color w:val="28335F"/>
        </w:rPr>
        <w:t>)</w:t>
      </w:r>
      <w:r w:rsidRPr="006618DB">
        <w:rPr>
          <w:color w:val="28335F"/>
        </w:rPr>
        <w:t>: *</w:t>
      </w:r>
    </w:p>
    <w:p w14:paraId="33EF775D" w14:textId="77777777" w:rsidR="0091696A" w:rsidRDefault="0091696A" w:rsidP="0091696A">
      <w:pPr>
        <w:pStyle w:val="Normal1"/>
        <w:shd w:val="clear" w:color="auto" w:fill="FFFFFF"/>
        <w:spacing w:after="200"/>
        <w:ind w:left="720"/>
      </w:pPr>
      <w:r>
        <w:t>Non</w:t>
      </w:r>
      <w:r w:rsidR="006D6BCA">
        <w:t>-</w:t>
      </w:r>
      <w:r>
        <w:t>Governmental Organization (NGO)</w:t>
      </w:r>
    </w:p>
    <w:p w14:paraId="04C2F3C5" w14:textId="77777777" w:rsidR="0024245A" w:rsidRPr="00123FE1" w:rsidRDefault="00D92D61">
      <w:pPr>
        <w:pStyle w:val="Normal1"/>
        <w:numPr>
          <w:ilvl w:val="0"/>
          <w:numId w:val="2"/>
        </w:numPr>
        <w:shd w:val="clear" w:color="auto" w:fill="FFFFFF"/>
        <w:spacing w:after="200"/>
        <w:rPr>
          <w:color w:val="28335F"/>
        </w:rPr>
      </w:pPr>
      <w:r w:rsidRPr="00123FE1">
        <w:rPr>
          <w:b/>
          <w:color w:val="28335F"/>
        </w:rPr>
        <w:t xml:space="preserve">Short mission of the local structure (limited to 300 characters) </w:t>
      </w:r>
      <w:r w:rsidRPr="00123FE1">
        <w:rPr>
          <w:color w:val="28335F"/>
        </w:rPr>
        <w:t>*</w:t>
      </w:r>
    </w:p>
    <w:p w14:paraId="460E7CE5" w14:textId="15E341B3" w:rsidR="004331AB" w:rsidRDefault="004331AB" w:rsidP="004331AB">
      <w:pPr>
        <w:pStyle w:val="Normal1"/>
        <w:shd w:val="clear" w:color="auto" w:fill="FFFFFF"/>
        <w:spacing w:after="200"/>
        <w:ind w:left="720"/>
        <w:jc w:val="both"/>
      </w:pPr>
      <w:r w:rsidRPr="00123FE1">
        <w:t xml:space="preserve">We share </w:t>
      </w:r>
      <w:r w:rsidR="006B29F6" w:rsidRPr="00123FE1">
        <w:t xml:space="preserve">experience and </w:t>
      </w:r>
      <w:r w:rsidRPr="00123FE1">
        <w:t xml:space="preserve">knowledge </w:t>
      </w:r>
      <w:r w:rsidR="006B29F6" w:rsidRPr="00123FE1">
        <w:t>of community</w:t>
      </w:r>
      <w:r w:rsidR="003F364B" w:rsidRPr="00123FE1">
        <w:t>-</w:t>
      </w:r>
      <w:r w:rsidR="006B29F6" w:rsidRPr="00123FE1">
        <w:t xml:space="preserve">based management of marine resources </w:t>
      </w:r>
      <w:r w:rsidRPr="00123FE1">
        <w:t xml:space="preserve">with </w:t>
      </w:r>
      <w:r w:rsidR="006B743D" w:rsidRPr="00123FE1">
        <w:t xml:space="preserve">traditional artisanal </w:t>
      </w:r>
      <w:r w:rsidRPr="00123FE1">
        <w:t>coastal fish</w:t>
      </w:r>
      <w:r w:rsidR="006B743D" w:rsidRPr="00123FE1">
        <w:t>er</w:t>
      </w:r>
      <w:r w:rsidRPr="00123FE1">
        <w:t xml:space="preserve"> communities</w:t>
      </w:r>
      <w:r w:rsidR="002808A5" w:rsidRPr="00123FE1">
        <w:t xml:space="preserve">. We </w:t>
      </w:r>
      <w:r w:rsidR="003F364B" w:rsidRPr="00123FE1">
        <w:t>engag</w:t>
      </w:r>
      <w:r w:rsidR="002808A5" w:rsidRPr="00123FE1">
        <w:t>e local action</w:t>
      </w:r>
      <w:r w:rsidR="003F364B" w:rsidRPr="00123FE1">
        <w:t xml:space="preserve"> </w:t>
      </w:r>
      <w:r w:rsidR="002808A5" w:rsidRPr="00123FE1">
        <w:t xml:space="preserve">to </w:t>
      </w:r>
      <w:r w:rsidRPr="00123FE1">
        <w:t>safeguard biodiversity, ensur</w:t>
      </w:r>
      <w:r w:rsidR="002808A5" w:rsidRPr="00123FE1">
        <w:t>e</w:t>
      </w:r>
      <w:r w:rsidRPr="00123FE1">
        <w:t xml:space="preserve"> </w:t>
      </w:r>
      <w:r w:rsidR="003F364B" w:rsidRPr="00123FE1">
        <w:t>ecosystem s</w:t>
      </w:r>
      <w:r w:rsidRPr="00123FE1">
        <w:t>ustainability</w:t>
      </w:r>
      <w:r w:rsidR="006B743D" w:rsidRPr="00123FE1">
        <w:t xml:space="preserve">, </w:t>
      </w:r>
      <w:r w:rsidR="003F364B" w:rsidRPr="00123FE1">
        <w:t>restor</w:t>
      </w:r>
      <w:r w:rsidR="006B743D" w:rsidRPr="00123FE1">
        <w:t>ing</w:t>
      </w:r>
      <w:r w:rsidR="003F364B" w:rsidRPr="00123FE1">
        <w:t xml:space="preserve"> f</w:t>
      </w:r>
      <w:r w:rsidRPr="00123FE1">
        <w:t>isheries</w:t>
      </w:r>
      <w:r w:rsidR="003F364B" w:rsidRPr="00123FE1">
        <w:t xml:space="preserve"> and degraded</w:t>
      </w:r>
      <w:r w:rsidRPr="00123FE1">
        <w:t xml:space="preserve"> reefs, </w:t>
      </w:r>
      <w:r w:rsidR="003F364B" w:rsidRPr="00123FE1">
        <w:t>t</w:t>
      </w:r>
      <w:r w:rsidR="006B743D" w:rsidRPr="00123FE1">
        <w:t>o</w:t>
      </w:r>
      <w:r w:rsidR="003F364B" w:rsidRPr="00123FE1">
        <w:t xml:space="preserve"> </w:t>
      </w:r>
      <w:r w:rsidRPr="00123FE1">
        <w:t xml:space="preserve">improve livelihoods of </w:t>
      </w:r>
      <w:r w:rsidR="006B743D" w:rsidRPr="00123FE1">
        <w:t>f</w:t>
      </w:r>
      <w:r w:rsidRPr="00123FE1">
        <w:t>isher</w:t>
      </w:r>
      <w:r w:rsidR="006B743D" w:rsidRPr="00123FE1">
        <w:t xml:space="preserve"> </w:t>
      </w:r>
      <w:r w:rsidRPr="00123FE1">
        <w:t>famil</w:t>
      </w:r>
      <w:r w:rsidR="006B743D" w:rsidRPr="00123FE1">
        <w:t>ies</w:t>
      </w:r>
      <w:r w:rsidRPr="00123FE1">
        <w:t>.</w:t>
      </w:r>
    </w:p>
    <w:p w14:paraId="34DA3D1A" w14:textId="77777777" w:rsidR="0024245A" w:rsidRPr="006618DB" w:rsidRDefault="00D92D61">
      <w:pPr>
        <w:pStyle w:val="Normal1"/>
        <w:numPr>
          <w:ilvl w:val="0"/>
          <w:numId w:val="2"/>
        </w:numPr>
        <w:shd w:val="clear" w:color="auto" w:fill="FFFFFF"/>
        <w:spacing w:after="200"/>
        <w:rPr>
          <w:color w:val="28335F"/>
        </w:rPr>
      </w:pPr>
      <w:r w:rsidRPr="006618DB">
        <w:rPr>
          <w:b/>
          <w:color w:val="28335F"/>
        </w:rPr>
        <w:t>Number of employees and/or volunteers in the local structure</w:t>
      </w:r>
      <w:r w:rsidRPr="006618DB">
        <w:rPr>
          <w:color w:val="28335F"/>
        </w:rPr>
        <w:t>: *</w:t>
      </w:r>
    </w:p>
    <w:p w14:paraId="3366D51B" w14:textId="7D51B3C9" w:rsidR="00AA57D8" w:rsidRDefault="00AA57D8" w:rsidP="00AA57D8">
      <w:pPr>
        <w:pStyle w:val="Normal1"/>
        <w:shd w:val="clear" w:color="auto" w:fill="FFFFFF"/>
        <w:spacing w:after="200"/>
        <w:ind w:left="720"/>
      </w:pPr>
      <w:r>
        <w:t>25 employees, of which 6 will be directly involved in the proposed project</w:t>
      </w:r>
      <w:r w:rsidR="006B743D" w:rsidRPr="006B743D">
        <w:t xml:space="preserve"> </w:t>
      </w:r>
      <w:r w:rsidR="006B743D">
        <w:t xml:space="preserve">and as many as 50 volunteers annually work as student interns </w:t>
      </w:r>
      <w:r w:rsidR="000F7672">
        <w:t xml:space="preserve">using our partner models as living classrooms for peer </w:t>
      </w:r>
      <w:r w:rsidR="006B743D">
        <w:t>learning about marine conservation.</w:t>
      </w:r>
    </w:p>
    <w:p w14:paraId="202BEF2F" w14:textId="77777777" w:rsidR="0024245A" w:rsidRPr="006618DB" w:rsidRDefault="00D92D61">
      <w:pPr>
        <w:pStyle w:val="Normal1"/>
        <w:numPr>
          <w:ilvl w:val="0"/>
          <w:numId w:val="2"/>
        </w:numPr>
        <w:shd w:val="clear" w:color="auto" w:fill="FFFFFF"/>
        <w:spacing w:after="200"/>
        <w:rPr>
          <w:color w:val="28335F"/>
        </w:rPr>
      </w:pPr>
      <w:r w:rsidRPr="006618DB">
        <w:rPr>
          <w:b/>
          <w:color w:val="28335F"/>
        </w:rPr>
        <w:t>Address of the local structure</w:t>
      </w:r>
      <w:r w:rsidRPr="006618DB">
        <w:rPr>
          <w:color w:val="28335F"/>
        </w:rPr>
        <w:t>: *</w:t>
      </w:r>
    </w:p>
    <w:p w14:paraId="5083991E" w14:textId="67EB900F" w:rsidR="003C5C4F" w:rsidRDefault="003C5C4F" w:rsidP="003C5C4F">
      <w:pPr>
        <w:pStyle w:val="Normal10"/>
        <w:shd w:val="clear" w:color="auto" w:fill="FFFFFF"/>
        <w:spacing w:after="200"/>
        <w:ind w:left="720"/>
      </w:pPr>
      <w:r>
        <w:lastRenderedPageBreak/>
        <w:t>22 Kuruwitu Road, Vipingo, Kilifi County</w:t>
      </w:r>
    </w:p>
    <w:p w14:paraId="6395F2D5" w14:textId="77777777" w:rsidR="003C5C4F" w:rsidRDefault="003C5C4F" w:rsidP="003C5C4F">
      <w:pPr>
        <w:pStyle w:val="Normal10"/>
        <w:shd w:val="clear" w:color="auto" w:fill="FFFFFF"/>
        <w:spacing w:after="200"/>
        <w:ind w:left="720"/>
      </w:pPr>
      <w:r>
        <w:t>PO Box 73</w:t>
      </w:r>
      <w:r w:rsidR="00E23943">
        <w:t>-80119</w:t>
      </w:r>
      <w:r>
        <w:t>, Vipingo, Kilifi County.</w:t>
      </w:r>
    </w:p>
    <w:p w14:paraId="0A91B48B" w14:textId="77777777" w:rsidR="003C5C4F" w:rsidRDefault="003C5C4F" w:rsidP="003C5C4F">
      <w:pPr>
        <w:pStyle w:val="Normal10"/>
        <w:shd w:val="clear" w:color="auto" w:fill="FFFFFF"/>
        <w:spacing w:after="200"/>
        <w:ind w:left="720"/>
      </w:pPr>
      <w:r>
        <w:t>Kenya</w:t>
      </w:r>
    </w:p>
    <w:p w14:paraId="12C7DFD6" w14:textId="77777777" w:rsidR="003C5C4F" w:rsidRPr="003C5C4F" w:rsidRDefault="003C5C4F" w:rsidP="003C5C4F">
      <w:pPr>
        <w:pStyle w:val="Normal1"/>
        <w:shd w:val="clear" w:color="auto" w:fill="FFFFFF"/>
        <w:spacing w:after="200"/>
        <w:ind w:left="720"/>
        <w:rPr>
          <w:color w:val="28335F"/>
        </w:rPr>
      </w:pPr>
      <w:r>
        <w:t xml:space="preserve">Email: </w:t>
      </w:r>
      <w:hyperlink r:id="rId9" w:history="1">
        <w:r w:rsidRPr="00FB26C4">
          <w:rPr>
            <w:rStyle w:val="Hyperlink"/>
          </w:rPr>
          <w:t>admin@oceansalivekenya.org</w:t>
        </w:r>
      </w:hyperlink>
    </w:p>
    <w:p w14:paraId="18E2D615" w14:textId="77777777" w:rsidR="0024245A" w:rsidRDefault="00D92D61" w:rsidP="003C5C4F">
      <w:pPr>
        <w:pStyle w:val="Normal1"/>
        <w:numPr>
          <w:ilvl w:val="0"/>
          <w:numId w:val="2"/>
        </w:numPr>
        <w:shd w:val="clear" w:color="auto" w:fill="FFFFFF"/>
        <w:spacing w:after="200"/>
        <w:rPr>
          <w:color w:val="28335F"/>
        </w:rPr>
      </w:pPr>
      <w:r>
        <w:rPr>
          <w:b/>
          <w:color w:val="28335F"/>
        </w:rPr>
        <w:t>Date of creation of the local structure</w:t>
      </w:r>
      <w:r>
        <w:rPr>
          <w:color w:val="28335F"/>
        </w:rPr>
        <w:t>: *</w:t>
      </w:r>
    </w:p>
    <w:p w14:paraId="513BA617" w14:textId="54D88839" w:rsidR="00760ED3" w:rsidRDefault="003C5C4F" w:rsidP="00760ED3">
      <w:pPr>
        <w:pStyle w:val="Normal1"/>
        <w:shd w:val="clear" w:color="auto" w:fill="FFFFFF"/>
        <w:spacing w:after="200"/>
        <w:ind w:left="720"/>
        <w:rPr>
          <w:color w:val="28335F"/>
        </w:rPr>
      </w:pPr>
      <w:r w:rsidRPr="006618DB">
        <w:rPr>
          <w:color w:val="28335F"/>
        </w:rPr>
        <w:t>2019</w:t>
      </w:r>
    </w:p>
    <w:p w14:paraId="785F9E9D" w14:textId="77777777" w:rsidR="009713FE" w:rsidRPr="009713FE" w:rsidRDefault="00D92D61">
      <w:pPr>
        <w:pStyle w:val="Normal1"/>
        <w:numPr>
          <w:ilvl w:val="0"/>
          <w:numId w:val="2"/>
        </w:numPr>
        <w:spacing w:before="200"/>
        <w:rPr>
          <w:color w:val="28335F"/>
        </w:rPr>
      </w:pPr>
      <w:r>
        <w:rPr>
          <w:b/>
          <w:color w:val="28335F"/>
        </w:rPr>
        <w:t>What is the website of the local structure, if any?</w:t>
      </w:r>
    </w:p>
    <w:p w14:paraId="0754DA36" w14:textId="77777777" w:rsidR="009713FE" w:rsidRDefault="00000000" w:rsidP="009713FE">
      <w:pPr>
        <w:pStyle w:val="Normal1"/>
        <w:spacing w:before="200"/>
        <w:ind w:left="720"/>
        <w:rPr>
          <w:color w:val="28335F"/>
        </w:rPr>
      </w:pPr>
      <w:hyperlink r:id="rId10" w:history="1">
        <w:r w:rsidR="009713FE" w:rsidRPr="00E21D0D">
          <w:rPr>
            <w:rStyle w:val="Hyperlink"/>
          </w:rPr>
          <w:t>https://www.oceansalive.org/</w:t>
        </w:r>
      </w:hyperlink>
    </w:p>
    <w:p w14:paraId="5D43EFC1" w14:textId="77777777" w:rsidR="006F30D7" w:rsidRPr="006F30D7" w:rsidRDefault="006F30D7" w:rsidP="006F30D7">
      <w:pPr>
        <w:pStyle w:val="Normal1"/>
        <w:ind w:left="720"/>
        <w:rPr>
          <w:color w:val="28335F"/>
        </w:rPr>
      </w:pPr>
    </w:p>
    <w:p w14:paraId="1251AA6A" w14:textId="77777777" w:rsidR="009713FE" w:rsidRDefault="00D92D61">
      <w:pPr>
        <w:pStyle w:val="Normal1"/>
        <w:numPr>
          <w:ilvl w:val="0"/>
          <w:numId w:val="2"/>
        </w:numPr>
        <w:rPr>
          <w:color w:val="28335F"/>
        </w:rPr>
      </w:pPr>
      <w:r>
        <w:rPr>
          <w:b/>
          <w:color w:val="28335F"/>
        </w:rPr>
        <w:t>Upload a logo or image that illustrates the structure or project</w:t>
      </w:r>
      <w:r>
        <w:rPr>
          <w:color w:val="28335F"/>
        </w:rPr>
        <w:t>:</w:t>
      </w:r>
    </w:p>
    <w:p w14:paraId="62035C2E" w14:textId="77777777" w:rsidR="001305A7" w:rsidRDefault="001305A7" w:rsidP="001305A7">
      <w:pPr>
        <w:pStyle w:val="Normal1"/>
        <w:ind w:left="720"/>
        <w:rPr>
          <w:b/>
          <w:color w:val="28335F"/>
        </w:rPr>
      </w:pPr>
    </w:p>
    <w:p w14:paraId="35F428FA" w14:textId="3933CC3D" w:rsidR="003C5C4F" w:rsidRDefault="003C5C4F" w:rsidP="003C5C4F">
      <w:pPr>
        <w:pStyle w:val="Normal10"/>
        <w:ind w:left="720"/>
      </w:pPr>
      <w:r>
        <w:t>Logo</w:t>
      </w:r>
    </w:p>
    <w:p w14:paraId="210C30D9" w14:textId="518AF945" w:rsidR="006618DB" w:rsidRDefault="006618DB" w:rsidP="003C5C4F">
      <w:pPr>
        <w:pStyle w:val="Normal10"/>
        <w:ind w:left="720"/>
      </w:pPr>
      <w:r>
        <w:rPr>
          <w:noProof/>
        </w:rPr>
        <w:drawing>
          <wp:inline distT="0" distB="0" distL="0" distR="0" wp14:anchorId="5B89A53B" wp14:editId="1394D51A">
            <wp:extent cx="990600" cy="965200"/>
            <wp:effectExtent l="0" t="0" r="0" b="0"/>
            <wp:docPr id="1091896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96986" name="Picture 109189698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90600" cy="965200"/>
                    </a:xfrm>
                    <a:prstGeom prst="rect">
                      <a:avLst/>
                    </a:prstGeom>
                  </pic:spPr>
                </pic:pic>
              </a:graphicData>
            </a:graphic>
          </wp:inline>
        </w:drawing>
      </w:r>
    </w:p>
    <w:p w14:paraId="72D4D79C" w14:textId="3BA138F3" w:rsidR="003C5C4F" w:rsidRDefault="003C5C4F" w:rsidP="003C5C4F">
      <w:pPr>
        <w:pStyle w:val="Normal10"/>
        <w:ind w:left="720"/>
      </w:pPr>
      <w:r>
        <w:t xml:space="preserve">Map of </w:t>
      </w:r>
      <w:r w:rsidR="000F7672">
        <w:t xml:space="preserve">Kuruwitu </w:t>
      </w:r>
      <w:r>
        <w:t>C</w:t>
      </w:r>
      <w:r w:rsidR="005D7073">
        <w:t>o-management Area (CMA), showing 6 fish</w:t>
      </w:r>
      <w:r>
        <w:t xml:space="preserve"> landing sites and </w:t>
      </w:r>
      <w:r w:rsidR="005D7073">
        <w:t>2 Community Conservation Areas (</w:t>
      </w:r>
      <w:r>
        <w:t>CCA</w:t>
      </w:r>
      <w:r w:rsidR="005D7073">
        <w:t>)</w:t>
      </w:r>
      <w:r>
        <w:t xml:space="preserve"> </w:t>
      </w:r>
    </w:p>
    <w:p w14:paraId="2A03E74F" w14:textId="35A1B694" w:rsidR="006618DB" w:rsidRDefault="0000012E" w:rsidP="005D7073">
      <w:pPr>
        <w:pStyle w:val="Normal10"/>
        <w:ind w:left="720"/>
        <w:jc w:val="center"/>
      </w:pPr>
      <w:r>
        <w:rPr>
          <w:noProof/>
        </w:rPr>
        <mc:AlternateContent>
          <mc:Choice Requires="wps">
            <w:drawing>
              <wp:anchor distT="0" distB="0" distL="114300" distR="114300" simplePos="0" relativeHeight="251661312" behindDoc="0" locked="0" layoutInCell="1" allowOverlap="1" wp14:anchorId="71F80712" wp14:editId="48ED22D7">
                <wp:simplePos x="0" y="0"/>
                <wp:positionH relativeFrom="column">
                  <wp:posOffset>279515</wp:posOffset>
                </wp:positionH>
                <wp:positionV relativeFrom="paragraph">
                  <wp:posOffset>2938780</wp:posOffset>
                </wp:positionV>
                <wp:extent cx="2275205" cy="498475"/>
                <wp:effectExtent l="50800" t="25400" r="10795" b="73025"/>
                <wp:wrapNone/>
                <wp:docPr id="6" name="Callout: Right Arrow 6"/>
                <wp:cNvGraphicFramePr/>
                <a:graphic xmlns:a="http://schemas.openxmlformats.org/drawingml/2006/main">
                  <a:graphicData uri="http://schemas.microsoft.com/office/word/2010/wordprocessingShape">
                    <wps:wsp>
                      <wps:cNvSpPr/>
                      <wps:spPr>
                        <a:xfrm>
                          <a:off x="0" y="0"/>
                          <a:ext cx="2275205" cy="498475"/>
                        </a:xfrm>
                        <a:prstGeom prst="rightArrowCallou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25E0B1A3" w14:textId="1BF0C1BA" w:rsidR="005163D5" w:rsidRPr="000F7672" w:rsidRDefault="005163D5" w:rsidP="000F7672">
                            <w:pPr>
                              <w:jc w:val="center"/>
                              <w:rPr>
                                <w:color w:val="000000" w:themeColor="text1"/>
                              </w:rPr>
                            </w:pPr>
                            <w:r>
                              <w:rPr>
                                <w:rFonts w:ascii="Times New Roman" w:hAnsi="Times New Roman" w:cs="Times New Roman"/>
                                <w:color w:val="000000" w:themeColor="text1"/>
                                <w:lang w:val="en-GB"/>
                              </w:rPr>
                              <w:t>Bureni Fishermen and Turtle Watch CBO (Tengefu)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F80712"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Callout: Right Arrow 6" o:spid="_x0000_s1026" type="#_x0000_t78" style="position:absolute;left:0;text-align:left;margin-left:22pt;margin-top:231.4pt;width:179.15pt;height:3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" adj="14035,,20417" fillcolor="white [3212]" strokecolor="#4579b8 [3044]">
                <v:shadow on="t" color="black" opacity="22937f" origin=",.5" offset="0,.63889mm"/>
                <v:textbox>
                  <w:txbxContent>
                    <w:p w14:paraId="25E0B1A3" w14:textId="1BF0C1BA" w:rsidR="005163D5" w:rsidRPr="000F7672" w:rsidRDefault="005163D5" w:rsidP="000F7672">
                      <w:pPr>
                        <w:jc w:val="center"/>
                        <w:rPr>
                          <w:color w:val="000000" w:themeColor="text1"/>
                        </w:rPr>
                      </w:pPr>
                      <w:r>
                        <w:rPr>
                          <w:rFonts w:ascii="Times New Roman" w:hAnsi="Times New Roman" w:cs="Times New Roman"/>
                          <w:color w:val="000000" w:themeColor="text1"/>
                          <w:lang w:val="en-GB"/>
                        </w:rPr>
                        <w:t>Bureni Fishermen and Turtle Watch CBO (Tengefu)</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074D604" wp14:editId="17E620AA">
                <wp:simplePos x="0" y="0"/>
                <wp:positionH relativeFrom="column">
                  <wp:posOffset>2986174</wp:posOffset>
                </wp:positionH>
                <wp:positionV relativeFrom="paragraph">
                  <wp:posOffset>1952452</wp:posOffset>
                </wp:positionV>
                <wp:extent cx="2748395" cy="452582"/>
                <wp:effectExtent l="50800" t="25400" r="58420" b="81280"/>
                <wp:wrapNone/>
                <wp:docPr id="3" name="Callout: Left Arrow 3"/>
                <wp:cNvGraphicFramePr/>
                <a:graphic xmlns:a="http://schemas.openxmlformats.org/drawingml/2006/main">
                  <a:graphicData uri="http://schemas.microsoft.com/office/word/2010/wordprocessingShape">
                    <wps:wsp>
                      <wps:cNvSpPr/>
                      <wps:spPr>
                        <a:xfrm>
                          <a:off x="0" y="0"/>
                          <a:ext cx="2748395" cy="452582"/>
                        </a:xfrm>
                        <a:prstGeom prst="leftArrowCallou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5A24B473" w14:textId="0BDAFA80" w:rsidR="005163D5" w:rsidRPr="00D46D6C" w:rsidRDefault="005163D5" w:rsidP="000F7672">
                            <w:pPr>
                              <w:jc w:val="center"/>
                              <w:rPr>
                                <w:rFonts w:ascii="Times New Roman" w:hAnsi="Times New Roman" w:cs="Times New Roman"/>
                                <w:color w:val="000000" w:themeColor="text1"/>
                                <w:lang w:val="en-GB"/>
                              </w:rPr>
                            </w:pPr>
                            <w:r w:rsidRPr="00D46D6C">
                              <w:rPr>
                                <w:rFonts w:ascii="Times New Roman" w:hAnsi="Times New Roman" w:cs="Times New Roman"/>
                                <w:color w:val="000000" w:themeColor="text1"/>
                                <w:lang w:val="en-GB"/>
                              </w:rPr>
                              <w:t>Kuruwitu Conservation and Welfare CBO</w:t>
                            </w:r>
                            <w:r>
                              <w:rPr>
                                <w:rFonts w:ascii="Times New Roman" w:hAnsi="Times New Roman" w:cs="Times New Roman"/>
                                <w:color w:val="000000" w:themeColor="text1"/>
                                <w:lang w:val="en-GB"/>
                              </w:rPr>
                              <w:t xml:space="preserve"> (Tengefu)</w:t>
                            </w:r>
                          </w:p>
                          <w:p w14:paraId="486732A3" w14:textId="77777777" w:rsidR="005163D5" w:rsidRDefault="005163D5" w:rsidP="000F76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74D604"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Callout: Left Arrow 3" o:spid="_x0000_s1027" type="#_x0000_t77" style="position:absolute;left:0;text-align:left;margin-left:235.15pt;margin-top:153.75pt;width:216.4pt;height:3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" adj="7565,,889" fillcolor="white [3212]" strokecolor="#4579b8 [3044]">
                <v:shadow on="t" color="black" opacity="22937f" origin=",.5" offset="0,.63889mm"/>
                <v:textbox>
                  <w:txbxContent>
                    <w:p w14:paraId="5A24B473" w14:textId="0BDAFA80" w:rsidR="005163D5" w:rsidRPr="00D46D6C" w:rsidRDefault="005163D5" w:rsidP="000F7672">
                      <w:pPr>
                        <w:jc w:val="center"/>
                        <w:rPr>
                          <w:rFonts w:ascii="Times New Roman" w:hAnsi="Times New Roman" w:cs="Times New Roman"/>
                          <w:color w:val="000000" w:themeColor="text1"/>
                          <w:lang w:val="en-GB"/>
                        </w:rPr>
                      </w:pPr>
                      <w:r w:rsidRPr="00D46D6C">
                        <w:rPr>
                          <w:rFonts w:ascii="Times New Roman" w:hAnsi="Times New Roman" w:cs="Times New Roman"/>
                          <w:color w:val="000000" w:themeColor="text1"/>
                          <w:lang w:val="en-GB"/>
                        </w:rPr>
                        <w:t>Kuruwitu Conservation and Welfare CBO</w:t>
                      </w:r>
                      <w:r>
                        <w:rPr>
                          <w:rFonts w:ascii="Times New Roman" w:hAnsi="Times New Roman" w:cs="Times New Roman"/>
                          <w:color w:val="000000" w:themeColor="text1"/>
                          <w:lang w:val="en-GB"/>
                        </w:rPr>
                        <w:t xml:space="preserve"> (Tengefu)</w:t>
                      </w:r>
                    </w:p>
                    <w:p w14:paraId="486732A3" w14:textId="77777777" w:rsidR="005163D5" w:rsidRDefault="005163D5" w:rsidP="000F7672">
                      <w:pPr>
                        <w:jc w:val="center"/>
                      </w:pPr>
                    </w:p>
                  </w:txbxContent>
                </v:textbox>
              </v:shape>
            </w:pict>
          </mc:Fallback>
        </mc:AlternateContent>
      </w:r>
      <w:r w:rsidR="006618DB">
        <w:rPr>
          <w:noProof/>
        </w:rPr>
        <w:drawing>
          <wp:inline distT="0" distB="0" distL="0" distR="0" wp14:anchorId="7C42310A" wp14:editId="4174DA38">
            <wp:extent cx="3224035" cy="4065662"/>
            <wp:effectExtent l="0" t="0" r="0" b="0"/>
            <wp:docPr id="16472177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17783" name="Picture 164721778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66076" cy="4118677"/>
                    </a:xfrm>
                    <a:prstGeom prst="rect">
                      <a:avLst/>
                    </a:prstGeom>
                  </pic:spPr>
                </pic:pic>
              </a:graphicData>
            </a:graphic>
          </wp:inline>
        </w:drawing>
      </w:r>
    </w:p>
    <w:p w14:paraId="04CF3056" w14:textId="4D8ECA61" w:rsidR="005D7073" w:rsidRPr="007221B5" w:rsidRDefault="005D7073" w:rsidP="003C5C4F">
      <w:pPr>
        <w:pStyle w:val="Normal10"/>
        <w:ind w:left="720"/>
        <w:rPr>
          <w:color w:val="000000" w:themeColor="text1"/>
        </w:rPr>
      </w:pPr>
      <w:r w:rsidRPr="007221B5">
        <w:rPr>
          <w:color w:val="000000" w:themeColor="text1"/>
        </w:rPr>
        <w:lastRenderedPageBreak/>
        <w:t>Map of Kuruwitu Beach Management Unit</w:t>
      </w:r>
      <w:r w:rsidR="000F7672" w:rsidRPr="007221B5">
        <w:rPr>
          <w:color w:val="000000" w:themeColor="text1"/>
        </w:rPr>
        <w:t xml:space="preserve"> </w:t>
      </w:r>
      <w:r w:rsidR="007221B5" w:rsidRPr="007221B5">
        <w:rPr>
          <w:color w:val="000000" w:themeColor="text1"/>
        </w:rPr>
        <w:t xml:space="preserve">12,000 ha </w:t>
      </w:r>
      <w:r w:rsidRPr="007221B5">
        <w:rPr>
          <w:color w:val="000000" w:themeColor="text1"/>
        </w:rPr>
        <w:t xml:space="preserve">Co-management Area showing </w:t>
      </w:r>
      <w:r w:rsidR="00D46D6C" w:rsidRPr="007221B5">
        <w:rPr>
          <w:color w:val="000000" w:themeColor="text1"/>
        </w:rPr>
        <w:t>Fr</w:t>
      </w:r>
      <w:r w:rsidR="000F7672" w:rsidRPr="007221B5">
        <w:rPr>
          <w:color w:val="000000" w:themeColor="text1"/>
        </w:rPr>
        <w:t>inge</w:t>
      </w:r>
      <w:r w:rsidRPr="007221B5">
        <w:rPr>
          <w:color w:val="000000" w:themeColor="text1"/>
        </w:rPr>
        <w:t xml:space="preserve"> reef and fishing grounds</w:t>
      </w:r>
    </w:p>
    <w:p w14:paraId="40EE3D89" w14:textId="77777777" w:rsidR="007221B5" w:rsidRDefault="007221B5" w:rsidP="003C5C4F">
      <w:pPr>
        <w:pStyle w:val="Normal10"/>
        <w:ind w:left="720"/>
      </w:pPr>
      <w:r>
        <w:rPr>
          <w:noProof/>
        </w:rPr>
        <w:drawing>
          <wp:inline distT="0" distB="0" distL="0" distR="0" wp14:anchorId="1D6DB374" wp14:editId="14E21862">
            <wp:extent cx="4054475" cy="5733415"/>
            <wp:effectExtent l="0" t="0" r="0" b="0"/>
            <wp:docPr id="824445899" name="Picture 1" descr="A picture containing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45899" name="Picture 1" descr="A picture containing text, diagram,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54475" cy="5733415"/>
                    </a:xfrm>
                    <a:prstGeom prst="rect">
                      <a:avLst/>
                    </a:prstGeom>
                  </pic:spPr>
                </pic:pic>
              </a:graphicData>
            </a:graphic>
          </wp:inline>
        </w:drawing>
      </w:r>
    </w:p>
    <w:p w14:paraId="6A605EE0" w14:textId="3566083B" w:rsidR="003C5C4F" w:rsidRDefault="005D7073" w:rsidP="003C5C4F">
      <w:pPr>
        <w:pStyle w:val="Normal10"/>
        <w:ind w:left="720"/>
      </w:pPr>
      <w:r>
        <w:t xml:space="preserve">A </w:t>
      </w:r>
      <w:r w:rsidR="003C5C4F">
        <w:t xml:space="preserve">Coral Nursery Table </w:t>
      </w:r>
      <w:r w:rsidR="00D46D6C">
        <w:t xml:space="preserve">Seeded </w:t>
      </w:r>
      <w:r>
        <w:t>w</w:t>
      </w:r>
      <w:r w:rsidR="003C5C4F">
        <w:t xml:space="preserve">ith </w:t>
      </w:r>
      <w:r>
        <w:t>240 Juvenile Coral Colonies</w:t>
      </w:r>
      <w:r w:rsidR="00D46D6C">
        <w:t xml:space="preserve"> </w:t>
      </w:r>
      <w:r w:rsidR="007221B5">
        <w:t xml:space="preserve">of 10 different Genus </w:t>
      </w:r>
      <w:r w:rsidR="00D46D6C">
        <w:t>Growing on a Plug Platform</w:t>
      </w:r>
    </w:p>
    <w:p w14:paraId="661F44B2" w14:textId="235F540D" w:rsidR="006618DB" w:rsidRDefault="00065EC6" w:rsidP="005D7073">
      <w:pPr>
        <w:pStyle w:val="Normal10"/>
        <w:ind w:left="720"/>
        <w:jc w:val="center"/>
      </w:pPr>
      <w:r>
        <w:rPr>
          <w:noProof/>
        </w:rPr>
        <w:lastRenderedPageBreak/>
        <w:drawing>
          <wp:inline distT="0" distB="0" distL="0" distR="0" wp14:anchorId="1B284BB2" wp14:editId="61CC9DDB">
            <wp:extent cx="3542418" cy="2653773"/>
            <wp:effectExtent l="0" t="0" r="1270" b="0"/>
            <wp:docPr id="20635098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509899" name="Picture 206350989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63182" cy="2669328"/>
                    </a:xfrm>
                    <a:prstGeom prst="rect">
                      <a:avLst/>
                    </a:prstGeom>
                  </pic:spPr>
                </pic:pic>
              </a:graphicData>
            </a:graphic>
          </wp:inline>
        </w:drawing>
      </w:r>
    </w:p>
    <w:p w14:paraId="0E24A419" w14:textId="0A1D011F" w:rsidR="003C5C4F" w:rsidRDefault="005D7073" w:rsidP="003C5C4F">
      <w:pPr>
        <w:pStyle w:val="Normal10"/>
        <w:ind w:left="720"/>
      </w:pPr>
      <w:r>
        <w:t xml:space="preserve">Example of a Cement Block </w:t>
      </w:r>
      <w:r w:rsidR="003C5C4F">
        <w:t xml:space="preserve">Artificial Reef Structure </w:t>
      </w:r>
      <w:r w:rsidR="00D46D6C">
        <w:t>with Out-planted Juvenile Corals</w:t>
      </w:r>
      <w:r w:rsidR="007221B5">
        <w:t xml:space="preserve"> with restored fish stocks</w:t>
      </w:r>
    </w:p>
    <w:p w14:paraId="5AE301B3" w14:textId="142D9758" w:rsidR="006618DB" w:rsidRDefault="00C24687" w:rsidP="00B94440">
      <w:pPr>
        <w:pStyle w:val="Normal10"/>
        <w:ind w:left="720"/>
        <w:jc w:val="center"/>
      </w:pPr>
      <w:r>
        <w:rPr>
          <w:noProof/>
        </w:rPr>
        <w:drawing>
          <wp:inline distT="0" distB="0" distL="0" distR="0" wp14:anchorId="3413C4E4" wp14:editId="01F297E6">
            <wp:extent cx="3649296" cy="2733840"/>
            <wp:effectExtent l="0" t="0" r="8890" b="0"/>
            <wp:docPr id="1168632881" name="Picture 3" descr="A school of fish swimming in the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32881" name="Picture 3" descr="A school of fish swimming in the water&#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68055" cy="2747893"/>
                    </a:xfrm>
                    <a:prstGeom prst="rect">
                      <a:avLst/>
                    </a:prstGeom>
                  </pic:spPr>
                </pic:pic>
              </a:graphicData>
            </a:graphic>
          </wp:inline>
        </w:drawing>
      </w:r>
    </w:p>
    <w:p w14:paraId="2EB81C10" w14:textId="35429A19" w:rsidR="00E23943" w:rsidRDefault="00B94440" w:rsidP="003C5C4F">
      <w:pPr>
        <w:pStyle w:val="Normal10"/>
        <w:ind w:left="720"/>
      </w:pPr>
      <w:r>
        <w:t>Example of a</w:t>
      </w:r>
      <w:r w:rsidR="00E23943">
        <w:t xml:space="preserve"> Coral </w:t>
      </w:r>
      <w:r>
        <w:t>Juvenile Colony G</w:t>
      </w:r>
      <w:r w:rsidR="00D46D6C">
        <w:t>lued</w:t>
      </w:r>
      <w:r>
        <w:t xml:space="preserve"> on</w:t>
      </w:r>
      <w:r w:rsidR="00D46D6C">
        <w:t>to</w:t>
      </w:r>
      <w:r>
        <w:t xml:space="preserve"> a Cement P</w:t>
      </w:r>
      <w:r w:rsidR="00E23943">
        <w:t>lug</w:t>
      </w:r>
      <w:r>
        <w:t xml:space="preserve"> as a Nursery Platform</w:t>
      </w:r>
    </w:p>
    <w:p w14:paraId="11A1FE19" w14:textId="723C5EFE" w:rsidR="006618DB" w:rsidRDefault="00C24687" w:rsidP="00B94440">
      <w:pPr>
        <w:pStyle w:val="Normal10"/>
        <w:ind w:left="720"/>
        <w:jc w:val="center"/>
      </w:pPr>
      <w:r>
        <w:rPr>
          <w:noProof/>
        </w:rPr>
        <w:drawing>
          <wp:inline distT="0" distB="0" distL="0" distR="0" wp14:anchorId="11151EA7" wp14:editId="7F116F90">
            <wp:extent cx="3667109" cy="2061607"/>
            <wp:effectExtent l="0" t="0" r="0" b="0"/>
            <wp:docPr id="985351558" name="Picture 5" descr="A close-up of a cora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51558" name="Picture 5" descr="A close-up of a coral&#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08014" cy="2084603"/>
                    </a:xfrm>
                    <a:prstGeom prst="rect">
                      <a:avLst/>
                    </a:prstGeom>
                  </pic:spPr>
                </pic:pic>
              </a:graphicData>
            </a:graphic>
          </wp:inline>
        </w:drawing>
      </w:r>
    </w:p>
    <w:p w14:paraId="68196881" w14:textId="35AAF0D7" w:rsidR="003C5C4F" w:rsidRDefault="005D7073" w:rsidP="003C5C4F">
      <w:pPr>
        <w:pStyle w:val="Normal10"/>
        <w:ind w:left="720"/>
      </w:pPr>
      <w:r>
        <w:t xml:space="preserve">Hand Drawn </w:t>
      </w:r>
      <w:r w:rsidR="003C5C4F">
        <w:t xml:space="preserve">Sketch of </w:t>
      </w:r>
      <w:r w:rsidR="00D46D6C">
        <w:t>Proposed C</w:t>
      </w:r>
      <w:r w:rsidR="003C5C4F">
        <w:t>oncept</w:t>
      </w:r>
      <w:r w:rsidR="00D46D6C">
        <w:t xml:space="preserve"> Using KCW-CBO Tengefu as a Coral Nursery and Extending Artificial Reef to Neighboring Fisher Communities</w:t>
      </w:r>
      <w:r w:rsidR="00960AE1">
        <w:t xml:space="preserve"> in the Kuruwitu Beach Management Uni</w:t>
      </w:r>
      <w:r w:rsidR="006B1FA2">
        <w:t>t</w:t>
      </w:r>
      <w:r w:rsidR="00E67FCE">
        <w:t xml:space="preserve"> Co-Managed Area</w:t>
      </w:r>
    </w:p>
    <w:p w14:paraId="31CAFCC6" w14:textId="31A8C1D2" w:rsidR="009713FE" w:rsidRDefault="006618DB" w:rsidP="005D7073">
      <w:pPr>
        <w:pStyle w:val="Normal1"/>
        <w:ind w:left="720"/>
        <w:jc w:val="center"/>
        <w:rPr>
          <w:b/>
          <w:color w:val="28335F"/>
        </w:rPr>
      </w:pPr>
      <w:ins w:id="1" w:author="John" w:date="2023-05-16T16:00:00Z">
        <w:r>
          <w:rPr>
            <w:noProof/>
          </w:rPr>
          <w:lastRenderedPageBreak/>
          <w:drawing>
            <wp:inline distT="0" distB="0" distL="0" distR="0" wp14:anchorId="32206158" wp14:editId="65728CDD">
              <wp:extent cx="3893196" cy="5352767"/>
              <wp:effectExtent l="0" t="5715"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3919261" cy="5388604"/>
                      </a:xfrm>
                      <a:prstGeom prst="rect">
                        <a:avLst/>
                      </a:prstGeom>
                      <a:noFill/>
                      <a:ln>
                        <a:noFill/>
                      </a:ln>
                    </pic:spPr>
                  </pic:pic>
                </a:graphicData>
              </a:graphic>
            </wp:inline>
          </w:drawing>
        </w:r>
      </w:ins>
    </w:p>
    <w:p w14:paraId="29CDD0CD" w14:textId="77777777" w:rsidR="006618DB" w:rsidRDefault="006618DB" w:rsidP="009713FE">
      <w:pPr>
        <w:pStyle w:val="Normal1"/>
        <w:ind w:left="720"/>
        <w:rPr>
          <w:b/>
          <w:color w:val="28335F"/>
        </w:rPr>
      </w:pPr>
    </w:p>
    <w:p w14:paraId="534FFE96" w14:textId="77777777" w:rsidR="0024245A" w:rsidRDefault="00D92D61">
      <w:pPr>
        <w:pStyle w:val="Normal1"/>
        <w:numPr>
          <w:ilvl w:val="0"/>
          <w:numId w:val="2"/>
        </w:numPr>
        <w:shd w:val="clear" w:color="auto" w:fill="FFFFFF"/>
        <w:spacing w:after="200"/>
        <w:rPr>
          <w:color w:val="28335F"/>
        </w:rPr>
      </w:pPr>
      <w:r>
        <w:rPr>
          <w:b/>
          <w:color w:val="28335F"/>
        </w:rPr>
        <w:t>GPS location of the project</w:t>
      </w:r>
      <w:r>
        <w:rPr>
          <w:color w:val="28335F"/>
        </w:rPr>
        <w:t>: *</w:t>
      </w:r>
    </w:p>
    <w:p w14:paraId="3EE6A559" w14:textId="77777777" w:rsidR="009713FE" w:rsidRDefault="009713FE" w:rsidP="009713FE">
      <w:pPr>
        <w:pStyle w:val="Normal1"/>
        <w:shd w:val="clear" w:color="auto" w:fill="FFFFFF"/>
        <w:spacing w:after="200"/>
        <w:ind w:left="720"/>
      </w:pPr>
      <w:r w:rsidRPr="00123FE1">
        <w:t>GPS Co</w:t>
      </w:r>
      <w:r w:rsidR="00E23943" w:rsidRPr="00123FE1">
        <w:t>o</w:t>
      </w:r>
      <w:r w:rsidRPr="00123FE1">
        <w:t xml:space="preserve">rdinates: </w:t>
      </w:r>
      <w:r w:rsidRPr="00123FE1">
        <w:tab/>
        <w:t xml:space="preserve">-3.79592 </w:t>
      </w:r>
      <w:r w:rsidRPr="00123FE1">
        <w:tab/>
        <w:t>39.83478</w:t>
      </w:r>
    </w:p>
    <w:p w14:paraId="43748CAB" w14:textId="77777777" w:rsidR="00B94440" w:rsidRPr="00B94440" w:rsidRDefault="00D92D61" w:rsidP="00B94440">
      <w:pPr>
        <w:pStyle w:val="Normal1"/>
        <w:numPr>
          <w:ilvl w:val="0"/>
          <w:numId w:val="2"/>
        </w:numPr>
        <w:spacing w:before="200"/>
        <w:rPr>
          <w:color w:val="28335F"/>
        </w:rPr>
      </w:pPr>
      <w:r>
        <w:rPr>
          <w:b/>
          <w:color w:val="28335F"/>
        </w:rPr>
        <w:t>Size of the area concerned</w:t>
      </w:r>
      <w:r>
        <w:rPr>
          <w:color w:val="28335F"/>
        </w:rPr>
        <w:t>:</w:t>
      </w:r>
    </w:p>
    <w:p w14:paraId="19AE488B" w14:textId="5D0B3735" w:rsidR="00E23943" w:rsidRPr="00B94440" w:rsidRDefault="00B94440" w:rsidP="00B94440">
      <w:pPr>
        <w:pStyle w:val="Normal1"/>
        <w:spacing w:before="200"/>
        <w:rPr>
          <w:color w:val="28335F"/>
        </w:rPr>
      </w:pPr>
      <w:r w:rsidRPr="00B94440">
        <w:rPr>
          <w:color w:val="28335F"/>
        </w:rPr>
        <w:t>There are several</w:t>
      </w:r>
      <w:r>
        <w:rPr>
          <w:color w:val="28335F"/>
        </w:rPr>
        <w:t xml:space="preserve"> Sites</w:t>
      </w:r>
      <w:r w:rsidR="002808A5">
        <w:rPr>
          <w:color w:val="28335F"/>
        </w:rPr>
        <w:t xml:space="preserve"> involved</w:t>
      </w:r>
      <w:r>
        <w:rPr>
          <w:color w:val="28335F"/>
        </w:rPr>
        <w:t>:</w:t>
      </w:r>
      <w:r w:rsidR="00D92D61">
        <w:rPr>
          <w:color w:val="28335F"/>
        </w:rPr>
        <w:t xml:space="preserve"> </w:t>
      </w:r>
    </w:p>
    <w:p w14:paraId="2539F926" w14:textId="67A46EE5" w:rsidR="005E6AE4" w:rsidRDefault="003C5C4F" w:rsidP="0014098B">
      <w:pPr>
        <w:pStyle w:val="Normal10"/>
        <w:numPr>
          <w:ilvl w:val="0"/>
          <w:numId w:val="41"/>
        </w:numPr>
        <w:spacing w:before="200"/>
        <w:ind w:left="284" w:hanging="284"/>
        <w:jc w:val="both"/>
      </w:pPr>
      <w:r>
        <w:t xml:space="preserve">The Kuruwitu </w:t>
      </w:r>
      <w:r w:rsidR="002808A5">
        <w:t xml:space="preserve">Conservation and Welfare CBO operate a 30 ha </w:t>
      </w:r>
      <w:r>
        <w:t xml:space="preserve">Community Conservation Area (CCA) akin to a marine protected area </w:t>
      </w:r>
      <w:r w:rsidR="00D46D6C">
        <w:t xml:space="preserve">(MPA) managed </w:t>
      </w:r>
      <w:r>
        <w:t xml:space="preserve">under traditional </w:t>
      </w:r>
      <w:r w:rsidR="00D46D6C">
        <w:t xml:space="preserve">closed area </w:t>
      </w:r>
      <w:r>
        <w:t xml:space="preserve">law, </w:t>
      </w:r>
      <w:r w:rsidR="002808A5">
        <w:t>called a “</w:t>
      </w:r>
      <w:r w:rsidR="00D46D6C">
        <w:t>T</w:t>
      </w:r>
      <w:r>
        <w:t>engefu</w:t>
      </w:r>
      <w:r w:rsidR="002808A5">
        <w:t>”. The area has been under community</w:t>
      </w:r>
      <w:r>
        <w:t xml:space="preserve"> management since 2003 and </w:t>
      </w:r>
      <w:r w:rsidR="005E6AE4">
        <w:t xml:space="preserve">exhibited a 30% recovery in coral reef supporting 400% fish biomass </w:t>
      </w:r>
      <w:r w:rsidR="00D46D6C">
        <w:t xml:space="preserve">and diversity </w:t>
      </w:r>
      <w:r w:rsidR="005E6AE4">
        <w:t xml:space="preserve">increase. </w:t>
      </w:r>
      <w:r w:rsidR="00132171">
        <w:t>In addition, C</w:t>
      </w:r>
      <w:r>
        <w:t xml:space="preserve">oral gardening </w:t>
      </w:r>
      <w:r w:rsidR="00132171">
        <w:t>started in</w:t>
      </w:r>
      <w:r w:rsidR="005E6AE4">
        <w:t xml:space="preserve"> 2019</w:t>
      </w:r>
      <w:r w:rsidR="00132171">
        <w:t>.</w:t>
      </w:r>
      <w:r w:rsidR="005E6AE4">
        <w:t xml:space="preserve"> </w:t>
      </w:r>
      <w:r w:rsidR="007B6B0E">
        <w:t xml:space="preserve"> Current capacity is</w:t>
      </w:r>
      <w:r w:rsidR="005E6AE4">
        <w:t xml:space="preserve"> 32 table nurseries </w:t>
      </w:r>
      <w:r w:rsidR="00D46D6C">
        <w:t xml:space="preserve">capable of </w:t>
      </w:r>
      <w:r w:rsidR="007B6B0E">
        <w:t>14</w:t>
      </w:r>
      <w:r w:rsidR="00D46D6C">
        <w:t xml:space="preserve">,000 juvenile corals/year </w:t>
      </w:r>
      <w:r w:rsidR="005E6AE4">
        <w:t xml:space="preserve">and over </w:t>
      </w:r>
      <w:r w:rsidR="007B6B0E">
        <w:t>10</w:t>
      </w:r>
      <w:r w:rsidR="000D01E7">
        <w:t xml:space="preserve">,000 </w:t>
      </w:r>
      <w:proofErr w:type="gramStart"/>
      <w:r w:rsidR="000D01E7">
        <w:t>out-planted</w:t>
      </w:r>
      <w:proofErr w:type="gramEnd"/>
      <w:r w:rsidR="000D01E7">
        <w:t xml:space="preserve"> to date and over </w:t>
      </w:r>
      <w:r w:rsidR="005E6AE4">
        <w:t>100 artificial reefs</w:t>
      </w:r>
      <w:r w:rsidR="000D01E7">
        <w:t xml:space="preserve"> seeded</w:t>
      </w:r>
      <w:r w:rsidR="005E6AE4">
        <w:t>. This site will be a study area of a model CCA and as a nursery to provide juvenile coral colonies</w:t>
      </w:r>
      <w:r w:rsidR="000D01E7">
        <w:t xml:space="preserve"> to </w:t>
      </w:r>
      <w:proofErr w:type="spellStart"/>
      <w:r w:rsidR="000D01E7">
        <w:t>neighbouring</w:t>
      </w:r>
      <w:proofErr w:type="spellEnd"/>
      <w:r w:rsidR="000D01E7">
        <w:t xml:space="preserve"> participating fishers</w:t>
      </w:r>
      <w:r w:rsidR="005E6AE4">
        <w:t>.</w:t>
      </w:r>
    </w:p>
    <w:p w14:paraId="4E21B511" w14:textId="4F5B8EF3" w:rsidR="003C5C4F" w:rsidRDefault="005E6AE4" w:rsidP="00692614">
      <w:pPr>
        <w:pStyle w:val="Normal10"/>
        <w:numPr>
          <w:ilvl w:val="0"/>
          <w:numId w:val="41"/>
        </w:numPr>
        <w:spacing w:before="200"/>
        <w:jc w:val="both"/>
      </w:pPr>
      <w:r>
        <w:t xml:space="preserve">Kuruwitu Beach Management Unit (KBMU) is a </w:t>
      </w:r>
      <w:proofErr w:type="gramStart"/>
      <w:r>
        <w:t>1</w:t>
      </w:r>
      <w:r w:rsidR="003C5C4F">
        <w:t>2,000 ha</w:t>
      </w:r>
      <w:proofErr w:type="gramEnd"/>
      <w:r w:rsidR="003C5C4F">
        <w:t xml:space="preserve"> co-management area (CMA) </w:t>
      </w:r>
      <w:r>
        <w:t xml:space="preserve">managed by </w:t>
      </w:r>
      <w:r w:rsidR="000D01E7">
        <w:t xml:space="preserve">fisher </w:t>
      </w:r>
      <w:r>
        <w:t>community</w:t>
      </w:r>
      <w:r w:rsidR="003C5C4F">
        <w:t xml:space="preserve"> </w:t>
      </w:r>
      <w:r w:rsidR="007B6B0E">
        <w:t>in partnership with</w:t>
      </w:r>
      <w:r w:rsidR="003C5C4F">
        <w:t xml:space="preserve"> Kilifi county government authorities</w:t>
      </w:r>
      <w:r>
        <w:t xml:space="preserve">. The 12km nearshore fringe reef is the target for </w:t>
      </w:r>
      <w:r w:rsidR="000D01E7">
        <w:t>the pilot</w:t>
      </w:r>
      <w:r>
        <w:t xml:space="preserve"> trials in out-planting</w:t>
      </w:r>
      <w:r w:rsidR="007B6B0E">
        <w:t xml:space="preserve"> through</w:t>
      </w:r>
      <w:r w:rsidR="000D01E7">
        <w:t xml:space="preserve"> </w:t>
      </w:r>
      <w:r>
        <w:t>artificial reefs</w:t>
      </w:r>
      <w:r w:rsidR="000D01E7">
        <w:t>. The</w:t>
      </w:r>
      <w:r w:rsidR="007B6B0E">
        <w:t xml:space="preserve"> project will be working </w:t>
      </w:r>
      <w:r>
        <w:t xml:space="preserve">through </w:t>
      </w:r>
      <w:r w:rsidR="000D01E7">
        <w:t xml:space="preserve">involving </w:t>
      </w:r>
      <w:r w:rsidR="007B6B0E">
        <w:t>2 landing sites and aw</w:t>
      </w:r>
      <w:r w:rsidR="00A600EE">
        <w:t>a</w:t>
      </w:r>
      <w:r w:rsidR="007B6B0E">
        <w:t>reness raising of all</w:t>
      </w:r>
      <w:r w:rsidRPr="000D01E7">
        <w:t xml:space="preserve"> </w:t>
      </w:r>
      <w:r w:rsidR="003C5C4F" w:rsidRPr="000D01E7">
        <w:t xml:space="preserve">6 fish landing sites, </w:t>
      </w:r>
      <w:proofErr w:type="spellStart"/>
      <w:r w:rsidR="003C5C4F" w:rsidRPr="000D01E7">
        <w:t>Mwanamia</w:t>
      </w:r>
      <w:proofErr w:type="spellEnd"/>
      <w:r w:rsidR="003C5C4F" w:rsidRPr="000D01E7">
        <w:t xml:space="preserve">, </w:t>
      </w:r>
      <w:proofErr w:type="spellStart"/>
      <w:r w:rsidR="003C5C4F" w:rsidRPr="000D01E7">
        <w:t>Kijangwani</w:t>
      </w:r>
      <w:proofErr w:type="spellEnd"/>
      <w:r w:rsidR="003C5C4F" w:rsidRPr="000D01E7">
        <w:t xml:space="preserve">, </w:t>
      </w:r>
      <w:proofErr w:type="spellStart"/>
      <w:r w:rsidR="003C5C4F" w:rsidRPr="000D01E7">
        <w:t>Kinuni</w:t>
      </w:r>
      <w:proofErr w:type="spellEnd"/>
      <w:r w:rsidR="003C5C4F" w:rsidRPr="000D01E7">
        <w:t xml:space="preserve">, Kuruwitu, Vipingo and </w:t>
      </w:r>
      <w:proofErr w:type="spellStart"/>
      <w:r w:rsidR="003C5C4F" w:rsidRPr="000D01E7">
        <w:t>Bureni</w:t>
      </w:r>
      <w:proofErr w:type="spellEnd"/>
      <w:r w:rsidR="00E65AF3">
        <w:t xml:space="preserve"> (see map above)</w:t>
      </w:r>
      <w:r w:rsidR="003C5C4F" w:rsidRPr="000D01E7">
        <w:t>.</w:t>
      </w:r>
      <w:r w:rsidR="003C5C4F">
        <w:t xml:space="preserve"> </w:t>
      </w:r>
    </w:p>
    <w:p w14:paraId="11240F7C" w14:textId="0DBE7E1F" w:rsidR="005E6AE4" w:rsidRDefault="005E6AE4" w:rsidP="00692614">
      <w:pPr>
        <w:pStyle w:val="Normal10"/>
        <w:numPr>
          <w:ilvl w:val="0"/>
          <w:numId w:val="41"/>
        </w:numPr>
        <w:spacing w:before="200"/>
        <w:jc w:val="both"/>
      </w:pPr>
      <w:r>
        <w:t xml:space="preserve">Kilifi County BMU Network (KCBMU-NW) </w:t>
      </w:r>
      <w:r w:rsidR="000D01E7">
        <w:t xml:space="preserve">is a County registered association that </w:t>
      </w:r>
      <w:r w:rsidR="00C15F2E">
        <w:t>coordinates</w:t>
      </w:r>
      <w:r>
        <w:t xml:space="preserve"> 17 BMU </w:t>
      </w:r>
      <w:r w:rsidR="000D01E7">
        <w:t xml:space="preserve">activities along the </w:t>
      </w:r>
      <w:r>
        <w:t>270 km of coastline</w:t>
      </w:r>
      <w:r w:rsidR="000D01E7">
        <w:t xml:space="preserve">. </w:t>
      </w:r>
      <w:proofErr w:type="gramStart"/>
      <w:r w:rsidR="000D01E7">
        <w:t>The network,</w:t>
      </w:r>
      <w:proofErr w:type="gramEnd"/>
      <w:r w:rsidR="000D01E7">
        <w:t xml:space="preserve"> </w:t>
      </w:r>
      <w:r>
        <w:t xml:space="preserve">shall be the </w:t>
      </w:r>
      <w:r>
        <w:lastRenderedPageBreak/>
        <w:t xml:space="preserve">future target of </w:t>
      </w:r>
      <w:r w:rsidR="000D01E7">
        <w:t xml:space="preserve">replication and </w:t>
      </w:r>
      <w:r>
        <w:t xml:space="preserve">scaling </w:t>
      </w:r>
      <w:r w:rsidR="000D01E7">
        <w:t xml:space="preserve">of </w:t>
      </w:r>
      <w:r>
        <w:t xml:space="preserve">the </w:t>
      </w:r>
      <w:r w:rsidR="000D01E7">
        <w:t xml:space="preserve">project best practice </w:t>
      </w:r>
      <w:r>
        <w:t xml:space="preserve">technology for reef </w:t>
      </w:r>
      <w:r w:rsidR="00C15F2E">
        <w:t xml:space="preserve">fisheries </w:t>
      </w:r>
      <w:r>
        <w:t>restoration</w:t>
      </w:r>
      <w:r w:rsidR="000D01E7">
        <w:t xml:space="preserve"> and protection</w:t>
      </w:r>
      <w:r>
        <w:t>.</w:t>
      </w:r>
    </w:p>
    <w:p w14:paraId="7177412D" w14:textId="77777777" w:rsidR="005E6AE4" w:rsidRPr="005E6AE4" w:rsidRDefault="005E6AE4" w:rsidP="005E6AE4">
      <w:pPr>
        <w:pStyle w:val="Normal1"/>
        <w:ind w:left="720"/>
        <w:rPr>
          <w:color w:val="28335F"/>
        </w:rPr>
      </w:pPr>
    </w:p>
    <w:p w14:paraId="278A4C29" w14:textId="3EEBA720" w:rsidR="001305A7" w:rsidRDefault="00D92D61">
      <w:pPr>
        <w:pStyle w:val="Normal1"/>
        <w:numPr>
          <w:ilvl w:val="0"/>
          <w:numId w:val="2"/>
        </w:numPr>
        <w:rPr>
          <w:color w:val="28335F"/>
        </w:rPr>
      </w:pPr>
      <w:r>
        <w:rPr>
          <w:b/>
          <w:color w:val="28335F"/>
        </w:rPr>
        <w:t xml:space="preserve">What are the detailed objectives of the project </w:t>
      </w:r>
      <w:r>
        <w:rPr>
          <w:i/>
          <w:color w:val="28335F"/>
        </w:rPr>
        <w:t xml:space="preserve">(e.g. return of biodiversity, community </w:t>
      </w:r>
      <w:proofErr w:type="gramStart"/>
      <w:r>
        <w:rPr>
          <w:i/>
          <w:color w:val="28335F"/>
        </w:rPr>
        <w:t>involvement,...</w:t>
      </w:r>
      <w:proofErr w:type="gramEnd"/>
      <w:r>
        <w:rPr>
          <w:i/>
          <w:color w:val="28335F"/>
        </w:rPr>
        <w:t xml:space="preserve">) </w:t>
      </w:r>
      <w:r>
        <w:rPr>
          <w:color w:val="28335F"/>
        </w:rPr>
        <w:t xml:space="preserve">* </w:t>
      </w:r>
    </w:p>
    <w:p w14:paraId="6C7A68C0" w14:textId="77777777" w:rsidR="004E53B6" w:rsidRDefault="004E53B6" w:rsidP="0014098B">
      <w:pPr>
        <w:pStyle w:val="Normal1"/>
        <w:rPr>
          <w:color w:val="28335F"/>
        </w:rPr>
      </w:pPr>
    </w:p>
    <w:p w14:paraId="4C774883" w14:textId="5A513CBF" w:rsidR="00A974E9" w:rsidRDefault="00A974E9" w:rsidP="00A974E9">
      <w:pPr>
        <w:jc w:val="both"/>
        <w:rPr>
          <w:rFonts w:ascii="Calibri" w:eastAsia="Times New Roman" w:hAnsi="Calibri" w:cs="Calibri"/>
          <w:lang w:eastAsia="en-GB"/>
        </w:rPr>
      </w:pPr>
      <w:r w:rsidRPr="00A974E9">
        <w:rPr>
          <w:rFonts w:ascii="Calibri" w:eastAsia="Times New Roman" w:hAnsi="Calibri" w:cs="Calibri"/>
          <w:lang w:eastAsia="en-GB"/>
        </w:rPr>
        <w:t xml:space="preserve">The </w:t>
      </w:r>
      <w:r w:rsidR="005E6AE4">
        <w:rPr>
          <w:rFonts w:ascii="Calibri" w:eastAsia="Times New Roman" w:hAnsi="Calibri" w:cs="Calibri"/>
          <w:lang w:eastAsia="en-GB"/>
        </w:rPr>
        <w:t xml:space="preserve">project </w:t>
      </w:r>
      <w:r w:rsidRPr="00A974E9">
        <w:rPr>
          <w:rFonts w:ascii="Calibri" w:eastAsia="Times New Roman" w:hAnsi="Calibri" w:cs="Calibri"/>
          <w:lang w:eastAsia="en-GB"/>
        </w:rPr>
        <w:t xml:space="preserve">goal is to </w:t>
      </w:r>
      <w:r w:rsidR="00976128">
        <w:rPr>
          <w:rFonts w:ascii="Calibri" w:eastAsia="Times New Roman" w:hAnsi="Calibri" w:cs="Calibri"/>
          <w:lang w:eastAsia="en-GB"/>
        </w:rPr>
        <w:t xml:space="preserve">find the most cost-effective </w:t>
      </w:r>
      <w:r w:rsidR="000D01E7">
        <w:rPr>
          <w:rFonts w:ascii="Calibri" w:eastAsia="Times New Roman" w:hAnsi="Calibri" w:cs="Calibri"/>
          <w:lang w:eastAsia="en-GB"/>
        </w:rPr>
        <w:t xml:space="preserve">technology, </w:t>
      </w:r>
      <w:r w:rsidR="00E55BCC">
        <w:rPr>
          <w:rFonts w:ascii="Calibri" w:eastAsia="Times New Roman" w:hAnsi="Calibri" w:cs="Calibri"/>
          <w:lang w:eastAsia="en-GB"/>
        </w:rPr>
        <w:t xml:space="preserve">that is acceptable and </w:t>
      </w:r>
      <w:r w:rsidR="000D01E7">
        <w:rPr>
          <w:rFonts w:ascii="Calibri" w:eastAsia="Times New Roman" w:hAnsi="Calibri" w:cs="Calibri"/>
          <w:lang w:eastAsia="en-GB"/>
        </w:rPr>
        <w:t>easily adoptable</w:t>
      </w:r>
      <w:r w:rsidR="00C15F2E">
        <w:rPr>
          <w:rFonts w:ascii="Calibri" w:eastAsia="Times New Roman" w:hAnsi="Calibri" w:cs="Calibri"/>
          <w:lang w:eastAsia="en-GB"/>
        </w:rPr>
        <w:t xml:space="preserve"> and scaled</w:t>
      </w:r>
      <w:r w:rsidR="000D01E7">
        <w:rPr>
          <w:rFonts w:ascii="Calibri" w:eastAsia="Times New Roman" w:hAnsi="Calibri" w:cs="Calibri"/>
          <w:lang w:eastAsia="en-GB"/>
        </w:rPr>
        <w:t xml:space="preserve"> by local fishers to encourage community </w:t>
      </w:r>
      <w:r w:rsidR="00C15F2E">
        <w:rPr>
          <w:rFonts w:ascii="Calibri" w:eastAsia="Times New Roman" w:hAnsi="Calibri" w:cs="Calibri"/>
          <w:lang w:eastAsia="en-GB"/>
        </w:rPr>
        <w:t>participation</w:t>
      </w:r>
      <w:r w:rsidR="000D01E7">
        <w:rPr>
          <w:rFonts w:ascii="Calibri" w:eastAsia="Times New Roman" w:hAnsi="Calibri" w:cs="Calibri"/>
          <w:lang w:eastAsia="en-GB"/>
        </w:rPr>
        <w:t xml:space="preserve"> and investment in </w:t>
      </w:r>
      <w:r w:rsidR="00976128">
        <w:rPr>
          <w:rFonts w:ascii="Calibri" w:eastAsia="Times New Roman" w:hAnsi="Calibri" w:cs="Calibri"/>
          <w:lang w:eastAsia="en-GB"/>
        </w:rPr>
        <w:t>coral gardening</w:t>
      </w:r>
      <w:r w:rsidR="00C15F2E">
        <w:rPr>
          <w:rFonts w:ascii="Calibri" w:eastAsia="Times New Roman" w:hAnsi="Calibri" w:cs="Calibri"/>
          <w:lang w:eastAsia="en-GB"/>
        </w:rPr>
        <w:t xml:space="preserve"> to restore their traditional fisheries fishing grounds</w:t>
      </w:r>
      <w:r w:rsidR="000D01E7">
        <w:rPr>
          <w:rFonts w:ascii="Calibri" w:eastAsia="Times New Roman" w:hAnsi="Calibri" w:cs="Calibri"/>
          <w:lang w:eastAsia="en-GB"/>
        </w:rPr>
        <w:t xml:space="preserve">. The intent is to </w:t>
      </w:r>
      <w:r w:rsidR="00E55BCC">
        <w:rPr>
          <w:rFonts w:ascii="Calibri" w:eastAsia="Times New Roman" w:hAnsi="Calibri" w:cs="Calibri"/>
          <w:lang w:eastAsia="en-GB"/>
        </w:rPr>
        <w:t xml:space="preserve">under-go citizen science trials to </w:t>
      </w:r>
      <w:r w:rsidR="000D01E7">
        <w:rPr>
          <w:rFonts w:ascii="Calibri" w:eastAsia="Times New Roman" w:hAnsi="Calibri" w:cs="Calibri"/>
          <w:lang w:eastAsia="en-GB"/>
        </w:rPr>
        <w:t>find a</w:t>
      </w:r>
      <w:r w:rsidR="00E55BCC">
        <w:rPr>
          <w:rFonts w:ascii="Calibri" w:eastAsia="Times New Roman" w:hAnsi="Calibri" w:cs="Calibri"/>
          <w:lang w:eastAsia="en-GB"/>
        </w:rPr>
        <w:t>n</w:t>
      </w:r>
      <w:r w:rsidR="00976128">
        <w:rPr>
          <w:rFonts w:ascii="Calibri" w:eastAsia="Times New Roman" w:hAnsi="Calibri" w:cs="Calibri"/>
          <w:lang w:eastAsia="en-GB"/>
        </w:rPr>
        <w:t xml:space="preserve"> </w:t>
      </w:r>
      <w:r w:rsidR="00E55BCC">
        <w:rPr>
          <w:rFonts w:ascii="Calibri" w:eastAsia="Times New Roman" w:hAnsi="Calibri" w:cs="Calibri"/>
          <w:lang w:eastAsia="en-GB"/>
        </w:rPr>
        <w:t xml:space="preserve">economic </w:t>
      </w:r>
      <w:r w:rsidR="00976128">
        <w:rPr>
          <w:rFonts w:ascii="Calibri" w:eastAsia="Times New Roman" w:hAnsi="Calibri" w:cs="Calibri"/>
          <w:lang w:eastAsia="en-GB"/>
        </w:rPr>
        <w:t xml:space="preserve">model </w:t>
      </w:r>
      <w:r w:rsidR="000D01E7">
        <w:rPr>
          <w:rFonts w:ascii="Calibri" w:eastAsia="Times New Roman" w:hAnsi="Calibri" w:cs="Calibri"/>
          <w:lang w:eastAsia="en-GB"/>
        </w:rPr>
        <w:t>that communities can adopt</w:t>
      </w:r>
      <w:r w:rsidR="00C15F2E">
        <w:rPr>
          <w:rFonts w:ascii="Calibri" w:eastAsia="Times New Roman" w:hAnsi="Calibri" w:cs="Calibri"/>
          <w:lang w:eastAsia="en-GB"/>
        </w:rPr>
        <w:t>.</w:t>
      </w:r>
      <w:r w:rsidR="000D01E7">
        <w:rPr>
          <w:rFonts w:ascii="Calibri" w:eastAsia="Times New Roman" w:hAnsi="Calibri" w:cs="Calibri"/>
          <w:lang w:eastAsia="en-GB"/>
        </w:rPr>
        <w:t xml:space="preserve"> </w:t>
      </w:r>
      <w:r w:rsidR="00E55BCC">
        <w:rPr>
          <w:rFonts w:ascii="Calibri" w:eastAsia="Times New Roman" w:hAnsi="Calibri" w:cs="Calibri"/>
          <w:lang w:eastAsia="en-GB"/>
        </w:rPr>
        <w:t>The intent is to inspire</w:t>
      </w:r>
      <w:r w:rsidRPr="00A974E9">
        <w:rPr>
          <w:rFonts w:ascii="Calibri" w:eastAsia="Times New Roman" w:hAnsi="Calibri" w:cs="Calibri"/>
          <w:lang w:eastAsia="en-GB"/>
        </w:rPr>
        <w:t xml:space="preserve"> </w:t>
      </w:r>
      <w:r w:rsidR="00976128">
        <w:rPr>
          <w:rFonts w:ascii="Calibri" w:eastAsia="Times New Roman" w:hAnsi="Calibri" w:cs="Calibri"/>
          <w:lang w:eastAsia="en-GB"/>
        </w:rPr>
        <w:t xml:space="preserve">fisher </w:t>
      </w:r>
      <w:r w:rsidRPr="00A974E9">
        <w:rPr>
          <w:rFonts w:ascii="Calibri" w:eastAsia="Times New Roman" w:hAnsi="Calibri" w:cs="Calibri"/>
          <w:lang w:eastAsia="en-GB"/>
        </w:rPr>
        <w:t xml:space="preserve">community </w:t>
      </w:r>
      <w:r w:rsidR="00976128">
        <w:rPr>
          <w:rFonts w:ascii="Calibri" w:eastAsia="Times New Roman" w:hAnsi="Calibri" w:cs="Calibri"/>
          <w:lang w:eastAsia="en-GB"/>
        </w:rPr>
        <w:t xml:space="preserve">action in coral restoration through protection and out-planting, trialing </w:t>
      </w:r>
      <w:r w:rsidR="00E55BCC">
        <w:rPr>
          <w:rFonts w:ascii="Calibri" w:eastAsia="Times New Roman" w:hAnsi="Calibri" w:cs="Calibri"/>
          <w:lang w:eastAsia="en-GB"/>
        </w:rPr>
        <w:t xml:space="preserve">with Coral Guardian partnership </w:t>
      </w:r>
      <w:r w:rsidR="00976128">
        <w:rPr>
          <w:rFonts w:ascii="Calibri" w:eastAsia="Times New Roman" w:hAnsi="Calibri" w:cs="Calibri"/>
          <w:lang w:eastAsia="en-GB"/>
        </w:rPr>
        <w:t>new approaches, testing a</w:t>
      </w:r>
      <w:r w:rsidRPr="00A974E9">
        <w:rPr>
          <w:rFonts w:ascii="Calibri" w:eastAsia="Times New Roman" w:hAnsi="Calibri" w:cs="Calibri"/>
          <w:lang w:eastAsia="en-GB"/>
        </w:rPr>
        <w:t>rtificial reef</w:t>
      </w:r>
      <w:r w:rsidR="00976128">
        <w:rPr>
          <w:rFonts w:ascii="Calibri" w:eastAsia="Times New Roman" w:hAnsi="Calibri" w:cs="Calibri"/>
          <w:lang w:eastAsia="en-GB"/>
        </w:rPr>
        <w:t>s</w:t>
      </w:r>
      <w:r w:rsidRPr="00A974E9">
        <w:rPr>
          <w:rFonts w:ascii="Calibri" w:eastAsia="Times New Roman" w:hAnsi="Calibri" w:cs="Calibri"/>
          <w:lang w:eastAsia="en-GB"/>
        </w:rPr>
        <w:t xml:space="preserve"> </w:t>
      </w:r>
      <w:r w:rsidR="00976128">
        <w:rPr>
          <w:rFonts w:ascii="Calibri" w:eastAsia="Times New Roman" w:hAnsi="Calibri" w:cs="Calibri"/>
          <w:lang w:eastAsia="en-GB"/>
        </w:rPr>
        <w:t xml:space="preserve">and </w:t>
      </w:r>
      <w:r w:rsidRPr="00A974E9">
        <w:rPr>
          <w:rFonts w:ascii="Calibri" w:eastAsia="Times New Roman" w:hAnsi="Calibri" w:cs="Calibri"/>
          <w:lang w:eastAsia="en-GB"/>
        </w:rPr>
        <w:t xml:space="preserve">other </w:t>
      </w:r>
      <w:r w:rsidR="00E55BCC">
        <w:rPr>
          <w:rFonts w:ascii="Calibri" w:eastAsia="Times New Roman" w:hAnsi="Calibri" w:cs="Calibri"/>
          <w:lang w:eastAsia="en-GB"/>
        </w:rPr>
        <w:t xml:space="preserve">coral restoration </w:t>
      </w:r>
      <w:r w:rsidRPr="00A974E9">
        <w:rPr>
          <w:rFonts w:ascii="Calibri" w:eastAsia="Times New Roman" w:hAnsi="Calibri" w:cs="Calibri"/>
          <w:lang w:eastAsia="en-GB"/>
        </w:rPr>
        <w:t xml:space="preserve">structures </w:t>
      </w:r>
      <w:r w:rsidR="00E55BCC">
        <w:rPr>
          <w:rFonts w:ascii="Calibri" w:eastAsia="Times New Roman" w:hAnsi="Calibri" w:cs="Calibri"/>
          <w:lang w:eastAsia="en-GB"/>
        </w:rPr>
        <w:t xml:space="preserve">that are community accepted and </w:t>
      </w:r>
      <w:r w:rsidR="00976128">
        <w:rPr>
          <w:rFonts w:ascii="Calibri" w:eastAsia="Times New Roman" w:hAnsi="Calibri" w:cs="Calibri"/>
          <w:lang w:eastAsia="en-GB"/>
        </w:rPr>
        <w:t xml:space="preserve">operational under state and </w:t>
      </w:r>
      <w:r w:rsidRPr="00A974E9">
        <w:rPr>
          <w:rFonts w:ascii="Calibri" w:eastAsia="Times New Roman" w:hAnsi="Calibri" w:cs="Calibri"/>
          <w:lang w:eastAsia="en-GB"/>
        </w:rPr>
        <w:t>traditional laws</w:t>
      </w:r>
      <w:r>
        <w:rPr>
          <w:rFonts w:ascii="Calibri" w:eastAsia="Times New Roman" w:hAnsi="Calibri" w:cs="Calibri"/>
          <w:lang w:eastAsia="en-GB"/>
        </w:rPr>
        <w:t>.</w:t>
      </w:r>
      <w:r w:rsidR="00C15F2E">
        <w:rPr>
          <w:rFonts w:ascii="Calibri" w:eastAsia="Times New Roman" w:hAnsi="Calibri" w:cs="Calibri"/>
          <w:lang w:eastAsia="en-GB"/>
        </w:rPr>
        <w:t xml:space="preserve"> Through mass awareness raising, create a better understanding of the functions of the reefs towards traditional fisheries production and the importance of protection and restoration.</w:t>
      </w:r>
    </w:p>
    <w:p w14:paraId="62C6C38D" w14:textId="77777777" w:rsidR="00C5166A" w:rsidRDefault="00C5166A" w:rsidP="00C5166A">
      <w:pPr>
        <w:pStyle w:val="Normal1"/>
        <w:rPr>
          <w:color w:val="28335F"/>
        </w:rPr>
      </w:pPr>
    </w:p>
    <w:p w14:paraId="560D9981" w14:textId="77777777" w:rsidR="00C5166A" w:rsidRPr="00123FE1" w:rsidRDefault="00C5166A" w:rsidP="00C5166A">
      <w:pPr>
        <w:pStyle w:val="Normal1"/>
        <w:rPr>
          <w:color w:val="28335F"/>
        </w:rPr>
      </w:pPr>
      <w:r w:rsidRPr="00123FE1">
        <w:rPr>
          <w:color w:val="28335F"/>
        </w:rPr>
        <w:t>The project specific objectives are:-</w:t>
      </w:r>
    </w:p>
    <w:p w14:paraId="27692EF3" w14:textId="39150FEE" w:rsidR="00C5166A" w:rsidRPr="00123FE1" w:rsidRDefault="00C5166A" w:rsidP="00C5166A">
      <w:pPr>
        <w:pStyle w:val="Normal1"/>
        <w:numPr>
          <w:ilvl w:val="0"/>
          <w:numId w:val="43"/>
        </w:numPr>
        <w:pBdr>
          <w:top w:val="nil"/>
          <w:left w:val="nil"/>
          <w:bottom w:val="nil"/>
          <w:right w:val="nil"/>
          <w:between w:val="nil"/>
        </w:pBdr>
        <w:shd w:val="clear" w:color="auto" w:fill="FFFFFF"/>
        <w:spacing w:before="240" w:after="200"/>
        <w:ind w:left="426"/>
        <w:rPr>
          <w:color w:val="28335F"/>
        </w:rPr>
      </w:pPr>
      <w:r w:rsidRPr="00123FE1">
        <w:rPr>
          <w:color w:val="28335F"/>
        </w:rPr>
        <w:t xml:space="preserve">Restore and conserve coral reefs and associated </w:t>
      </w:r>
      <w:r w:rsidR="00C15F2E" w:rsidRPr="00123FE1">
        <w:rPr>
          <w:color w:val="28335F"/>
        </w:rPr>
        <w:t xml:space="preserve">fish </w:t>
      </w:r>
      <w:r w:rsidRPr="00123FE1">
        <w:rPr>
          <w:color w:val="28335F"/>
        </w:rPr>
        <w:t>biota within the Kuruwitu Co-Management Area (CMA) to promote ecosystem resilience and improve livelihoods of dependent fishing communities.</w:t>
      </w:r>
    </w:p>
    <w:p w14:paraId="093AF27A" w14:textId="14CFB5DF" w:rsidR="00C5166A" w:rsidRPr="00123FE1" w:rsidRDefault="00C5166A" w:rsidP="00C5166A">
      <w:pPr>
        <w:pStyle w:val="Normal1"/>
        <w:numPr>
          <w:ilvl w:val="0"/>
          <w:numId w:val="43"/>
        </w:numPr>
        <w:pBdr>
          <w:top w:val="nil"/>
          <w:left w:val="nil"/>
          <w:bottom w:val="nil"/>
          <w:right w:val="nil"/>
          <w:between w:val="nil"/>
        </w:pBdr>
        <w:shd w:val="clear" w:color="auto" w:fill="FFFFFF"/>
        <w:spacing w:before="240" w:after="200"/>
        <w:ind w:left="426"/>
        <w:rPr>
          <w:color w:val="28335F"/>
        </w:rPr>
      </w:pPr>
      <w:r w:rsidRPr="00123FE1">
        <w:rPr>
          <w:color w:val="28335F"/>
        </w:rPr>
        <w:t xml:space="preserve">Utilize sustainable, cost-effective, </w:t>
      </w:r>
      <w:r w:rsidR="00123FE1" w:rsidRPr="00123FE1">
        <w:rPr>
          <w:color w:val="28335F"/>
        </w:rPr>
        <w:t>science-based</w:t>
      </w:r>
      <w:r w:rsidRPr="00123FE1">
        <w:rPr>
          <w:color w:val="28335F"/>
        </w:rPr>
        <w:t xml:space="preserve"> restoration strategies/techniques to restore and conserve the coral </w:t>
      </w:r>
      <w:r w:rsidR="008A407C" w:rsidRPr="00123FE1">
        <w:rPr>
          <w:color w:val="28335F"/>
        </w:rPr>
        <w:t xml:space="preserve">fisheries </w:t>
      </w:r>
      <w:r w:rsidRPr="00123FE1">
        <w:rPr>
          <w:color w:val="28335F"/>
        </w:rPr>
        <w:t xml:space="preserve">ecosystem within the 12,000ha Kuruwitu Co-management Area for enhanced </w:t>
      </w:r>
      <w:r w:rsidR="008A407C" w:rsidRPr="00123FE1">
        <w:rPr>
          <w:color w:val="28335F"/>
        </w:rPr>
        <w:t>fisheries</w:t>
      </w:r>
      <w:r w:rsidRPr="00123FE1">
        <w:rPr>
          <w:color w:val="28335F"/>
        </w:rPr>
        <w:t xml:space="preserve"> ecosystem resilience</w:t>
      </w:r>
    </w:p>
    <w:p w14:paraId="2C0DE48A" w14:textId="149AA014" w:rsidR="00C15F2E" w:rsidRPr="00123FE1" w:rsidRDefault="00C15F2E" w:rsidP="00C15F2E">
      <w:pPr>
        <w:pStyle w:val="Normal1"/>
        <w:numPr>
          <w:ilvl w:val="0"/>
          <w:numId w:val="43"/>
        </w:numPr>
        <w:rPr>
          <w:color w:val="28335F"/>
        </w:rPr>
      </w:pPr>
      <w:r w:rsidRPr="00123FE1">
        <w:rPr>
          <w:color w:val="28335F"/>
        </w:rPr>
        <w:t xml:space="preserve">Raise awareness and sensitize the local community in Kuruwitu and relevant stakeholders on the importance of coral reefs for marine biodiversity, ecosystem services and sustainable </w:t>
      </w:r>
      <w:r w:rsidR="008A407C" w:rsidRPr="00123FE1">
        <w:rPr>
          <w:color w:val="28335F"/>
        </w:rPr>
        <w:t>fisher</w:t>
      </w:r>
      <w:r w:rsidR="00DE3671" w:rsidRPr="00123FE1">
        <w:rPr>
          <w:color w:val="28335F"/>
        </w:rPr>
        <w:t xml:space="preserve"> </w:t>
      </w:r>
      <w:r w:rsidRPr="00123FE1">
        <w:rPr>
          <w:color w:val="28335F"/>
        </w:rPr>
        <w:t xml:space="preserve">livelihoods. </w:t>
      </w:r>
    </w:p>
    <w:p w14:paraId="0831C120" w14:textId="77777777" w:rsidR="008A407C" w:rsidRPr="00123FE1" w:rsidRDefault="008A407C" w:rsidP="008A407C">
      <w:pPr>
        <w:pStyle w:val="Normal1"/>
        <w:rPr>
          <w:color w:val="28335F"/>
        </w:rPr>
      </w:pPr>
    </w:p>
    <w:p w14:paraId="4013AAD6" w14:textId="57E05139" w:rsidR="001974AC" w:rsidRPr="00A974E9" w:rsidRDefault="00C5166A" w:rsidP="00C5166A">
      <w:pPr>
        <w:pStyle w:val="Normal1"/>
        <w:rPr>
          <w:rFonts w:ascii="Calibri" w:eastAsia="Times New Roman" w:hAnsi="Calibri" w:cs="Calibri"/>
          <w:lang w:eastAsia="en-GB"/>
        </w:rPr>
      </w:pPr>
      <w:r w:rsidRPr="00123FE1">
        <w:rPr>
          <w:color w:val="28335F"/>
        </w:rPr>
        <w:t xml:space="preserve">The </w:t>
      </w:r>
      <w:r w:rsidR="00CE41FD" w:rsidRPr="00123FE1">
        <w:rPr>
          <w:color w:val="28335F"/>
        </w:rPr>
        <w:t>project</w:t>
      </w:r>
      <w:r w:rsidRPr="00123FE1">
        <w:rPr>
          <w:color w:val="28335F"/>
        </w:rPr>
        <w:t xml:space="preserve"> will empower the local community in Kuruwitu through provision </w:t>
      </w:r>
      <w:r w:rsidR="0091708C" w:rsidRPr="00123FE1">
        <w:rPr>
          <w:color w:val="28335F"/>
        </w:rPr>
        <w:t>of</w:t>
      </w:r>
      <w:r w:rsidRPr="00123FE1">
        <w:rPr>
          <w:color w:val="28335F"/>
        </w:rPr>
        <w:t xml:space="preserve"> necessary tools and resources, monitoring programs and conservation measures. Engagement of the local community will foster a sense of ownership and responsibility</w:t>
      </w:r>
      <w:r w:rsidR="0091708C" w:rsidRPr="00123FE1">
        <w:rPr>
          <w:color w:val="28335F"/>
        </w:rPr>
        <w:t>.</w:t>
      </w:r>
    </w:p>
    <w:p w14:paraId="5157640F" w14:textId="77777777" w:rsidR="00122317" w:rsidRDefault="00122317" w:rsidP="004159CB">
      <w:pPr>
        <w:rPr>
          <w:rFonts w:ascii="Calibri" w:eastAsia="Times New Roman" w:hAnsi="Calibri" w:cs="Calibri"/>
          <w:lang w:eastAsia="en-GB"/>
        </w:rPr>
      </w:pPr>
    </w:p>
    <w:p w14:paraId="20A68591" w14:textId="77777777" w:rsidR="0024245A" w:rsidRDefault="00D92D61">
      <w:pPr>
        <w:pStyle w:val="Normal1"/>
        <w:numPr>
          <w:ilvl w:val="0"/>
          <w:numId w:val="2"/>
        </w:numPr>
        <w:shd w:val="clear" w:color="auto" w:fill="FFFFFF"/>
        <w:spacing w:after="200"/>
        <w:rPr>
          <w:color w:val="28335F"/>
        </w:rPr>
      </w:pPr>
      <w:r>
        <w:rPr>
          <w:b/>
          <w:color w:val="28335F"/>
        </w:rPr>
        <w:t xml:space="preserve">What kind of help would you like to receive? </w:t>
      </w:r>
      <w:r>
        <w:rPr>
          <w:i/>
          <w:color w:val="28335F"/>
        </w:rPr>
        <w:t>(pick one)</w:t>
      </w:r>
    </w:p>
    <w:p w14:paraId="2F5ED7A8" w14:textId="77777777" w:rsidR="0024245A" w:rsidRPr="00B81F15" w:rsidRDefault="00D92D61">
      <w:pPr>
        <w:pStyle w:val="Normal1"/>
        <w:numPr>
          <w:ilvl w:val="0"/>
          <w:numId w:val="5"/>
        </w:numPr>
        <w:shd w:val="clear" w:color="auto" w:fill="FFFFFF"/>
        <w:spacing w:after="200"/>
      </w:pPr>
      <w:r w:rsidRPr="00B81F15">
        <w:t>Regular and long-term (minimum 3 years)</w:t>
      </w:r>
    </w:p>
    <w:p w14:paraId="6484028C" w14:textId="77777777" w:rsidR="00B84D1C" w:rsidRPr="00AC56CE" w:rsidRDefault="00D92D61">
      <w:pPr>
        <w:pStyle w:val="Normal1"/>
        <w:numPr>
          <w:ilvl w:val="0"/>
          <w:numId w:val="2"/>
        </w:numPr>
        <w:spacing w:before="200"/>
        <w:rPr>
          <w:color w:val="28335F"/>
        </w:rPr>
      </w:pPr>
      <w:r w:rsidRPr="00AC56CE">
        <w:rPr>
          <w:b/>
          <w:color w:val="28335F"/>
        </w:rPr>
        <w:t>What do you hope to find and bring to Coral Guardian? What are your goals in joining our support program? *</w:t>
      </w:r>
    </w:p>
    <w:p w14:paraId="3762AFBE" w14:textId="547F166B" w:rsidR="000B00A6" w:rsidRDefault="000B00A6" w:rsidP="00B84D1C">
      <w:pPr>
        <w:pStyle w:val="Normal1"/>
        <w:spacing w:before="200"/>
        <w:ind w:left="720"/>
        <w:rPr>
          <w:color w:val="28335F"/>
        </w:rPr>
      </w:pPr>
      <w:r>
        <w:rPr>
          <w:color w:val="28335F"/>
        </w:rPr>
        <w:t xml:space="preserve">Oceans Alive </w:t>
      </w:r>
      <w:r w:rsidR="00E55BCC">
        <w:rPr>
          <w:color w:val="28335F"/>
        </w:rPr>
        <w:t>(OA) seek a partnership with</w:t>
      </w:r>
      <w:r>
        <w:rPr>
          <w:color w:val="28335F"/>
        </w:rPr>
        <w:t xml:space="preserve"> Coral Guardian </w:t>
      </w:r>
      <w:r w:rsidR="00E55BCC">
        <w:rPr>
          <w:color w:val="28335F"/>
        </w:rPr>
        <w:t xml:space="preserve">by providing </w:t>
      </w:r>
      <w:r>
        <w:rPr>
          <w:color w:val="28335F"/>
        </w:rPr>
        <w:t>the</w:t>
      </w:r>
      <w:r w:rsidR="00F432C3">
        <w:rPr>
          <w:color w:val="28335F"/>
        </w:rPr>
        <w:t>m the</w:t>
      </w:r>
      <w:r>
        <w:rPr>
          <w:color w:val="28335F"/>
        </w:rPr>
        <w:t xml:space="preserve"> opportunity </w:t>
      </w:r>
      <w:r w:rsidR="00F432C3">
        <w:rPr>
          <w:color w:val="28335F"/>
        </w:rPr>
        <w:t>to interact with</w:t>
      </w:r>
      <w:r>
        <w:rPr>
          <w:color w:val="28335F"/>
        </w:rPr>
        <w:t xml:space="preserve"> </w:t>
      </w:r>
      <w:r w:rsidR="00E55BCC">
        <w:rPr>
          <w:color w:val="28335F"/>
        </w:rPr>
        <w:t>local community</w:t>
      </w:r>
      <w:r>
        <w:rPr>
          <w:color w:val="28335F"/>
        </w:rPr>
        <w:t xml:space="preserve"> </w:t>
      </w:r>
      <w:r w:rsidR="00E55BCC">
        <w:rPr>
          <w:color w:val="28335F"/>
        </w:rPr>
        <w:t>as a bas</w:t>
      </w:r>
      <w:r w:rsidR="00F432C3">
        <w:rPr>
          <w:color w:val="28335F"/>
        </w:rPr>
        <w:t>is</w:t>
      </w:r>
      <w:r w:rsidR="00E55BCC">
        <w:rPr>
          <w:color w:val="28335F"/>
        </w:rPr>
        <w:t xml:space="preserve"> </w:t>
      </w:r>
      <w:r w:rsidR="000843AA">
        <w:rPr>
          <w:color w:val="28335F"/>
        </w:rPr>
        <w:t>of sharing</w:t>
      </w:r>
      <w:r w:rsidR="00E55BCC">
        <w:rPr>
          <w:color w:val="28335F"/>
        </w:rPr>
        <w:t xml:space="preserve"> </w:t>
      </w:r>
      <w:r>
        <w:rPr>
          <w:color w:val="28335F"/>
        </w:rPr>
        <w:t xml:space="preserve">experience from </w:t>
      </w:r>
      <w:proofErr w:type="gramStart"/>
      <w:r>
        <w:rPr>
          <w:color w:val="28335F"/>
        </w:rPr>
        <w:t>South East</w:t>
      </w:r>
      <w:proofErr w:type="gramEnd"/>
      <w:r>
        <w:rPr>
          <w:color w:val="28335F"/>
        </w:rPr>
        <w:t xml:space="preserve"> Asia</w:t>
      </w:r>
      <w:r w:rsidR="00F432C3">
        <w:rPr>
          <w:color w:val="28335F"/>
        </w:rPr>
        <w:t>. A platform</w:t>
      </w:r>
      <w:r>
        <w:rPr>
          <w:color w:val="28335F"/>
        </w:rPr>
        <w:t xml:space="preserve"> to </w:t>
      </w:r>
      <w:r w:rsidR="00E55BCC">
        <w:rPr>
          <w:color w:val="28335F"/>
        </w:rPr>
        <w:t>conduct local trials to see if the</w:t>
      </w:r>
      <w:r w:rsidR="00F432C3">
        <w:rPr>
          <w:color w:val="28335F"/>
        </w:rPr>
        <w:t>ir</w:t>
      </w:r>
      <w:r w:rsidR="00E55BCC">
        <w:rPr>
          <w:color w:val="28335F"/>
        </w:rPr>
        <w:t xml:space="preserve"> technology can be domesticated to the socio-economic conditions of fisher communities in </w:t>
      </w:r>
      <w:r>
        <w:rPr>
          <w:color w:val="28335F"/>
        </w:rPr>
        <w:t>Africa</w:t>
      </w:r>
      <w:r w:rsidR="00F432C3">
        <w:rPr>
          <w:color w:val="28335F"/>
        </w:rPr>
        <w:t xml:space="preserve">. </w:t>
      </w:r>
      <w:r w:rsidR="00E55BCC">
        <w:rPr>
          <w:color w:val="28335F"/>
        </w:rPr>
        <w:t xml:space="preserve">Kuruwitu BMU </w:t>
      </w:r>
      <w:r w:rsidR="00F432C3">
        <w:rPr>
          <w:color w:val="28335F"/>
        </w:rPr>
        <w:t xml:space="preserve">and Kuruwitu Conservation and Welfare CBO will be the pilot </w:t>
      </w:r>
      <w:r w:rsidR="00976128">
        <w:rPr>
          <w:color w:val="28335F"/>
        </w:rPr>
        <w:t xml:space="preserve">to conduct </w:t>
      </w:r>
      <w:r w:rsidR="00F432C3">
        <w:rPr>
          <w:color w:val="28335F"/>
        </w:rPr>
        <w:t xml:space="preserve">joint </w:t>
      </w:r>
      <w:r w:rsidR="00976128">
        <w:rPr>
          <w:color w:val="28335F"/>
        </w:rPr>
        <w:t xml:space="preserve">trials </w:t>
      </w:r>
      <w:r w:rsidR="00F432C3">
        <w:rPr>
          <w:color w:val="28335F"/>
        </w:rPr>
        <w:t xml:space="preserve">to test various ideas and models </w:t>
      </w:r>
      <w:r w:rsidR="00976128">
        <w:rPr>
          <w:color w:val="28335F"/>
        </w:rPr>
        <w:t>seeking best practices in coral gardening</w:t>
      </w:r>
      <w:r w:rsidR="00F432C3">
        <w:rPr>
          <w:color w:val="28335F"/>
        </w:rPr>
        <w:t xml:space="preserve"> that can be upscaled. The aim is</w:t>
      </w:r>
      <w:r w:rsidR="00976128">
        <w:rPr>
          <w:color w:val="28335F"/>
        </w:rPr>
        <w:t xml:space="preserve"> an ecosystem based approach </w:t>
      </w:r>
      <w:r w:rsidR="00F432C3">
        <w:rPr>
          <w:color w:val="28335F"/>
        </w:rPr>
        <w:t xml:space="preserve">to pilot a </w:t>
      </w:r>
      <w:r w:rsidR="00F432C3">
        <w:rPr>
          <w:color w:val="28335F"/>
        </w:rPr>
        <w:lastRenderedPageBreak/>
        <w:t xml:space="preserve">technology for coral protection and restoration </w:t>
      </w:r>
      <w:r w:rsidR="00976128">
        <w:rPr>
          <w:color w:val="28335F"/>
        </w:rPr>
        <w:t>that suits the socio-economic climate of local traditional fishing communities.</w:t>
      </w:r>
    </w:p>
    <w:p w14:paraId="6DAD5F7B" w14:textId="0168D280" w:rsidR="00062938" w:rsidRDefault="00E23943" w:rsidP="00062938">
      <w:pPr>
        <w:pStyle w:val="Normal1"/>
        <w:pBdr>
          <w:top w:val="nil"/>
          <w:left w:val="nil"/>
          <w:bottom w:val="nil"/>
          <w:right w:val="nil"/>
          <w:between w:val="nil"/>
        </w:pBdr>
        <w:shd w:val="clear" w:color="auto" w:fill="FFFFFF"/>
        <w:spacing w:before="240" w:after="200"/>
        <w:jc w:val="both"/>
        <w:rPr>
          <w:color w:val="28335F"/>
        </w:rPr>
      </w:pPr>
      <w:r>
        <w:rPr>
          <w:color w:val="28335F"/>
        </w:rPr>
        <w:t xml:space="preserve">Oceans Alive </w:t>
      </w:r>
      <w:r w:rsidR="00062938">
        <w:rPr>
          <w:color w:val="28335F"/>
        </w:rPr>
        <w:t xml:space="preserve">and partners </w:t>
      </w:r>
      <w:r w:rsidR="000843AA">
        <w:rPr>
          <w:color w:val="28335F"/>
        </w:rPr>
        <w:t xml:space="preserve">hope to share with Coral Guardian our experience </w:t>
      </w:r>
      <w:r w:rsidR="000B00A6">
        <w:rPr>
          <w:color w:val="28335F"/>
        </w:rPr>
        <w:t xml:space="preserve">to date </w:t>
      </w:r>
      <w:r w:rsidR="000843AA">
        <w:rPr>
          <w:color w:val="28335F"/>
        </w:rPr>
        <w:t>in</w:t>
      </w:r>
      <w:r w:rsidR="000B00A6">
        <w:rPr>
          <w:color w:val="28335F"/>
        </w:rPr>
        <w:t xml:space="preserve"> pioneering </w:t>
      </w:r>
      <w:r w:rsidR="00062938">
        <w:rPr>
          <w:color w:val="28335F"/>
        </w:rPr>
        <w:t xml:space="preserve">several </w:t>
      </w:r>
      <w:r w:rsidR="000B00A6">
        <w:rPr>
          <w:color w:val="28335F"/>
        </w:rPr>
        <w:t xml:space="preserve">coral </w:t>
      </w:r>
      <w:r w:rsidR="00555870">
        <w:rPr>
          <w:color w:val="28335F"/>
        </w:rPr>
        <w:t xml:space="preserve">fisheries </w:t>
      </w:r>
      <w:r w:rsidR="00062938">
        <w:rPr>
          <w:color w:val="28335F"/>
        </w:rPr>
        <w:t xml:space="preserve">protection and </w:t>
      </w:r>
      <w:r w:rsidR="000B00A6">
        <w:rPr>
          <w:color w:val="28335F"/>
        </w:rPr>
        <w:t>restoration</w:t>
      </w:r>
      <w:r w:rsidR="00555870">
        <w:rPr>
          <w:color w:val="28335F"/>
        </w:rPr>
        <w:t>. We have conducted trial</w:t>
      </w:r>
      <w:r w:rsidR="000B00A6">
        <w:rPr>
          <w:color w:val="28335F"/>
        </w:rPr>
        <w:t xml:space="preserve"> </w:t>
      </w:r>
      <w:r w:rsidR="00555870">
        <w:rPr>
          <w:color w:val="28335F"/>
        </w:rPr>
        <w:t xml:space="preserve">experiments </w:t>
      </w:r>
      <w:r w:rsidR="00062938">
        <w:rPr>
          <w:color w:val="28335F"/>
        </w:rPr>
        <w:t xml:space="preserve">with the following techniques notably </w:t>
      </w:r>
    </w:p>
    <w:p w14:paraId="2D8F67AE" w14:textId="4A0DEEED" w:rsidR="00062938" w:rsidRDefault="00062938" w:rsidP="00062938">
      <w:pPr>
        <w:pStyle w:val="Normal1"/>
        <w:numPr>
          <w:ilvl w:val="0"/>
          <w:numId w:val="24"/>
        </w:numPr>
        <w:pBdr>
          <w:top w:val="nil"/>
          <w:left w:val="nil"/>
          <w:bottom w:val="nil"/>
          <w:right w:val="nil"/>
          <w:between w:val="nil"/>
        </w:pBdr>
        <w:shd w:val="clear" w:color="auto" w:fill="FFFFFF"/>
        <w:spacing w:before="240" w:after="200"/>
        <w:jc w:val="both"/>
        <w:rPr>
          <w:color w:val="28335F"/>
        </w:rPr>
      </w:pPr>
      <w:r>
        <w:rPr>
          <w:color w:val="28335F"/>
        </w:rPr>
        <w:t xml:space="preserve">Natural recovery </w:t>
      </w:r>
      <w:r w:rsidR="00555870">
        <w:rPr>
          <w:color w:val="28335F"/>
        </w:rPr>
        <w:t xml:space="preserve">of </w:t>
      </w:r>
      <w:r w:rsidR="008C2E44">
        <w:rPr>
          <w:color w:val="28335F"/>
        </w:rPr>
        <w:t xml:space="preserve">biodiversity, notably </w:t>
      </w:r>
      <w:r w:rsidR="00555870">
        <w:rPr>
          <w:color w:val="28335F"/>
        </w:rPr>
        <w:t xml:space="preserve">30 % coral </w:t>
      </w:r>
      <w:r w:rsidR="008C2E44">
        <w:rPr>
          <w:color w:val="28335F"/>
        </w:rPr>
        <w:t xml:space="preserve">cover </w:t>
      </w:r>
      <w:r w:rsidR="00555870">
        <w:rPr>
          <w:color w:val="28335F"/>
        </w:rPr>
        <w:t xml:space="preserve">and 400 % fish biomass </w:t>
      </w:r>
      <w:r w:rsidR="00F432C3">
        <w:rPr>
          <w:color w:val="28335F"/>
        </w:rPr>
        <w:t xml:space="preserve">through </w:t>
      </w:r>
      <w:r>
        <w:rPr>
          <w:color w:val="28335F"/>
        </w:rPr>
        <w:t xml:space="preserve">traditionally protected community conservation areas (CCA) or “Tengefu”, </w:t>
      </w:r>
    </w:p>
    <w:p w14:paraId="00CB4CF9" w14:textId="5EBC08D4" w:rsidR="00062938" w:rsidRDefault="00062938" w:rsidP="00062938">
      <w:pPr>
        <w:pStyle w:val="Normal1"/>
        <w:numPr>
          <w:ilvl w:val="0"/>
          <w:numId w:val="24"/>
        </w:numPr>
        <w:pBdr>
          <w:top w:val="nil"/>
          <w:left w:val="nil"/>
          <w:bottom w:val="nil"/>
          <w:right w:val="nil"/>
          <w:between w:val="nil"/>
        </w:pBdr>
        <w:shd w:val="clear" w:color="auto" w:fill="FFFFFF"/>
        <w:spacing w:before="240" w:after="200"/>
        <w:jc w:val="both"/>
        <w:rPr>
          <w:color w:val="28335F"/>
        </w:rPr>
      </w:pPr>
      <w:r>
        <w:rPr>
          <w:color w:val="28335F"/>
        </w:rPr>
        <w:t xml:space="preserve">Table nursery using cement plugs as growth platforms for juvenile coral colonies, </w:t>
      </w:r>
      <w:r w:rsidR="0070508D">
        <w:rPr>
          <w:color w:val="28335F"/>
        </w:rPr>
        <w:t>g</w:t>
      </w:r>
      <w:r w:rsidR="00F432C3">
        <w:rPr>
          <w:color w:val="28335F"/>
        </w:rPr>
        <w:t>rowing</w:t>
      </w:r>
      <w:r>
        <w:rPr>
          <w:color w:val="28335F"/>
        </w:rPr>
        <w:t xml:space="preserve"> frags of corals of opportunity </w:t>
      </w:r>
    </w:p>
    <w:p w14:paraId="094425AF" w14:textId="1BDDD37B" w:rsidR="00062938" w:rsidRDefault="00062938" w:rsidP="00062938">
      <w:pPr>
        <w:pStyle w:val="Normal1"/>
        <w:numPr>
          <w:ilvl w:val="0"/>
          <w:numId w:val="24"/>
        </w:numPr>
        <w:pBdr>
          <w:top w:val="nil"/>
          <w:left w:val="nil"/>
          <w:bottom w:val="nil"/>
          <w:right w:val="nil"/>
          <w:between w:val="nil"/>
        </w:pBdr>
        <w:shd w:val="clear" w:color="auto" w:fill="FFFFFF"/>
        <w:spacing w:before="240" w:after="200"/>
        <w:jc w:val="both"/>
        <w:rPr>
          <w:color w:val="28335F"/>
        </w:rPr>
      </w:pPr>
      <w:r>
        <w:rPr>
          <w:color w:val="28335F"/>
        </w:rPr>
        <w:t xml:space="preserve">Out-planting </w:t>
      </w:r>
      <w:r w:rsidR="00F432C3">
        <w:rPr>
          <w:color w:val="28335F"/>
        </w:rPr>
        <w:t xml:space="preserve">of </w:t>
      </w:r>
      <w:r w:rsidR="0070508D">
        <w:rPr>
          <w:color w:val="28335F"/>
        </w:rPr>
        <w:t xml:space="preserve">nursery reared juvenile coral colonies </w:t>
      </w:r>
      <w:r>
        <w:rPr>
          <w:color w:val="28335F"/>
        </w:rPr>
        <w:t xml:space="preserve">on artificial reefs </w:t>
      </w:r>
      <w:r w:rsidR="0070508D">
        <w:rPr>
          <w:color w:val="28335F"/>
        </w:rPr>
        <w:t xml:space="preserve">(AR) </w:t>
      </w:r>
      <w:r>
        <w:rPr>
          <w:color w:val="28335F"/>
        </w:rPr>
        <w:t xml:space="preserve">made from concrete blocks, </w:t>
      </w:r>
    </w:p>
    <w:p w14:paraId="3CE852C3" w14:textId="13CD30CE" w:rsidR="00062938" w:rsidRDefault="00062938" w:rsidP="00062938">
      <w:pPr>
        <w:pStyle w:val="Normal1"/>
        <w:numPr>
          <w:ilvl w:val="0"/>
          <w:numId w:val="24"/>
        </w:numPr>
        <w:pBdr>
          <w:top w:val="nil"/>
          <w:left w:val="nil"/>
          <w:bottom w:val="nil"/>
          <w:right w:val="nil"/>
          <w:between w:val="nil"/>
        </w:pBdr>
        <w:shd w:val="clear" w:color="auto" w:fill="FFFFFF"/>
        <w:spacing w:before="240" w:after="200"/>
        <w:jc w:val="both"/>
        <w:rPr>
          <w:color w:val="28335F"/>
        </w:rPr>
      </w:pPr>
      <w:r>
        <w:rPr>
          <w:color w:val="28335F"/>
        </w:rPr>
        <w:t xml:space="preserve">Damaged and degraded </w:t>
      </w:r>
      <w:r w:rsidR="0070508D">
        <w:rPr>
          <w:color w:val="28335F"/>
        </w:rPr>
        <w:t xml:space="preserve">coral </w:t>
      </w:r>
      <w:r>
        <w:rPr>
          <w:color w:val="28335F"/>
        </w:rPr>
        <w:t>area</w:t>
      </w:r>
      <w:r w:rsidR="0070508D">
        <w:rPr>
          <w:color w:val="28335F"/>
        </w:rPr>
        <w:t>s</w:t>
      </w:r>
      <w:r>
        <w:rPr>
          <w:color w:val="28335F"/>
        </w:rPr>
        <w:t xml:space="preserve"> replant</w:t>
      </w:r>
      <w:r w:rsidR="00F432C3">
        <w:rPr>
          <w:color w:val="28335F"/>
        </w:rPr>
        <w:t>ed</w:t>
      </w:r>
      <w:r w:rsidR="0070508D">
        <w:rPr>
          <w:color w:val="28335F"/>
        </w:rPr>
        <w:t xml:space="preserve"> using nails to tie down nursery reared juvenile coral colonies</w:t>
      </w:r>
      <w:r>
        <w:rPr>
          <w:color w:val="28335F"/>
        </w:rPr>
        <w:t xml:space="preserve">, </w:t>
      </w:r>
    </w:p>
    <w:p w14:paraId="4E9EB9BF" w14:textId="272ADA7F" w:rsidR="00062938" w:rsidRDefault="00062938" w:rsidP="00062938">
      <w:pPr>
        <w:pStyle w:val="Normal1"/>
        <w:numPr>
          <w:ilvl w:val="0"/>
          <w:numId w:val="24"/>
        </w:numPr>
        <w:pBdr>
          <w:top w:val="nil"/>
          <w:left w:val="nil"/>
          <w:bottom w:val="nil"/>
          <w:right w:val="nil"/>
          <w:between w:val="nil"/>
        </w:pBdr>
        <w:shd w:val="clear" w:color="auto" w:fill="FFFFFF"/>
        <w:spacing w:before="240" w:after="200"/>
        <w:jc w:val="both"/>
        <w:rPr>
          <w:color w:val="28335F"/>
        </w:rPr>
      </w:pPr>
      <w:r>
        <w:rPr>
          <w:color w:val="28335F"/>
        </w:rPr>
        <w:t xml:space="preserve">Deep water reef stars using </w:t>
      </w:r>
      <w:r w:rsidR="00F432C3">
        <w:rPr>
          <w:color w:val="28335F"/>
        </w:rPr>
        <w:t xml:space="preserve">fragments of </w:t>
      </w:r>
      <w:r>
        <w:rPr>
          <w:color w:val="28335F"/>
        </w:rPr>
        <w:t xml:space="preserve">corals of opportunity </w:t>
      </w:r>
      <w:r w:rsidR="0070508D">
        <w:rPr>
          <w:color w:val="28335F"/>
        </w:rPr>
        <w:t xml:space="preserve">tied </w:t>
      </w:r>
      <w:r>
        <w:rPr>
          <w:color w:val="28335F"/>
        </w:rPr>
        <w:t xml:space="preserve">directly </w:t>
      </w:r>
      <w:r w:rsidR="0070508D">
        <w:rPr>
          <w:color w:val="28335F"/>
        </w:rPr>
        <w:t xml:space="preserve">as </w:t>
      </w:r>
      <w:r>
        <w:rPr>
          <w:color w:val="28335F"/>
        </w:rPr>
        <w:t xml:space="preserve">out planted onto metal frames </w:t>
      </w:r>
    </w:p>
    <w:p w14:paraId="44F1CFE4" w14:textId="358DC996" w:rsidR="00062938" w:rsidRDefault="00062938" w:rsidP="00062938">
      <w:pPr>
        <w:pStyle w:val="Normal1"/>
        <w:numPr>
          <w:ilvl w:val="0"/>
          <w:numId w:val="24"/>
        </w:numPr>
        <w:pBdr>
          <w:top w:val="nil"/>
          <w:left w:val="nil"/>
          <w:bottom w:val="nil"/>
          <w:right w:val="nil"/>
          <w:between w:val="nil"/>
        </w:pBdr>
        <w:shd w:val="clear" w:color="auto" w:fill="FFFFFF"/>
        <w:spacing w:before="240" w:after="200"/>
        <w:jc w:val="both"/>
        <w:rPr>
          <w:color w:val="28335F"/>
        </w:rPr>
      </w:pPr>
      <w:r>
        <w:rPr>
          <w:color w:val="28335F"/>
        </w:rPr>
        <w:t xml:space="preserve">Deep water sunken wrecks </w:t>
      </w:r>
      <w:r w:rsidR="00F432C3">
        <w:rPr>
          <w:color w:val="28335F"/>
        </w:rPr>
        <w:t xml:space="preserve">as surfaces </w:t>
      </w:r>
      <w:r>
        <w:rPr>
          <w:color w:val="28335F"/>
        </w:rPr>
        <w:t>for natural recovery</w:t>
      </w:r>
      <w:r w:rsidR="00F432C3">
        <w:rPr>
          <w:color w:val="28335F"/>
        </w:rPr>
        <w:t xml:space="preserve"> of corals and fish biodiversity</w:t>
      </w:r>
    </w:p>
    <w:p w14:paraId="70B55CF3" w14:textId="0B48678F" w:rsidR="0070508D" w:rsidRDefault="0070508D" w:rsidP="00062938">
      <w:pPr>
        <w:pStyle w:val="Normal1"/>
        <w:numPr>
          <w:ilvl w:val="0"/>
          <w:numId w:val="24"/>
        </w:numPr>
        <w:pBdr>
          <w:top w:val="nil"/>
          <w:left w:val="nil"/>
          <w:bottom w:val="nil"/>
          <w:right w:val="nil"/>
          <w:between w:val="nil"/>
        </w:pBdr>
        <w:shd w:val="clear" w:color="auto" w:fill="FFFFFF"/>
        <w:spacing w:before="240" w:after="200"/>
        <w:jc w:val="both"/>
        <w:rPr>
          <w:color w:val="28335F"/>
        </w:rPr>
      </w:pPr>
      <w:r>
        <w:rPr>
          <w:color w:val="28335F"/>
        </w:rPr>
        <w:t xml:space="preserve">Creation of clusters </w:t>
      </w:r>
      <w:r w:rsidR="00017002">
        <w:rPr>
          <w:color w:val="28335F"/>
        </w:rPr>
        <w:t xml:space="preserve">of concrete block AR tying </w:t>
      </w:r>
      <w:r>
        <w:rPr>
          <w:color w:val="28335F"/>
        </w:rPr>
        <w:t xml:space="preserve">corals of opportunity onto nails in </w:t>
      </w:r>
      <w:r w:rsidR="00017002">
        <w:rPr>
          <w:color w:val="28335F"/>
        </w:rPr>
        <w:t>the</w:t>
      </w:r>
      <w:r w:rsidR="00F432C3">
        <w:rPr>
          <w:color w:val="28335F"/>
        </w:rPr>
        <w:t xml:space="preserve"> </w:t>
      </w:r>
      <w:r>
        <w:rPr>
          <w:color w:val="28335F"/>
        </w:rPr>
        <w:t>concrete block</w:t>
      </w:r>
      <w:r w:rsidR="00017002">
        <w:rPr>
          <w:color w:val="28335F"/>
        </w:rPr>
        <w:t>.</w:t>
      </w:r>
    </w:p>
    <w:p w14:paraId="73B97E43" w14:textId="5569EF9E" w:rsidR="00017002" w:rsidRDefault="00017002" w:rsidP="00062938">
      <w:pPr>
        <w:pStyle w:val="Normal1"/>
        <w:numPr>
          <w:ilvl w:val="0"/>
          <w:numId w:val="24"/>
        </w:numPr>
        <w:pBdr>
          <w:top w:val="nil"/>
          <w:left w:val="nil"/>
          <w:bottom w:val="nil"/>
          <w:right w:val="nil"/>
          <w:between w:val="nil"/>
        </w:pBdr>
        <w:shd w:val="clear" w:color="auto" w:fill="FFFFFF"/>
        <w:spacing w:before="240" w:after="200"/>
        <w:jc w:val="both"/>
        <w:rPr>
          <w:color w:val="28335F"/>
        </w:rPr>
      </w:pPr>
      <w:r>
        <w:rPr>
          <w:color w:val="28335F"/>
        </w:rPr>
        <w:t>Using coral cut blocks used in local house construction as structures for seeding with juvenile coral colonies</w:t>
      </w:r>
    </w:p>
    <w:p w14:paraId="5C1A5B5C" w14:textId="1D32FBC4" w:rsidR="00BA16A9" w:rsidRDefault="00BA16A9" w:rsidP="00062938">
      <w:pPr>
        <w:pStyle w:val="Normal1"/>
        <w:numPr>
          <w:ilvl w:val="0"/>
          <w:numId w:val="24"/>
        </w:numPr>
        <w:pBdr>
          <w:top w:val="nil"/>
          <w:left w:val="nil"/>
          <w:bottom w:val="nil"/>
          <w:right w:val="nil"/>
          <w:between w:val="nil"/>
        </w:pBdr>
        <w:shd w:val="clear" w:color="auto" w:fill="FFFFFF"/>
        <w:spacing w:before="240" w:after="200"/>
        <w:jc w:val="both"/>
        <w:rPr>
          <w:color w:val="28335F"/>
        </w:rPr>
      </w:pPr>
      <w:r>
        <w:rPr>
          <w:color w:val="28335F"/>
        </w:rPr>
        <w:t xml:space="preserve">Exploring aquatic concessions as applies to wildlife, where </w:t>
      </w:r>
      <w:r w:rsidR="00FE5793">
        <w:rPr>
          <w:color w:val="28335F"/>
        </w:rPr>
        <w:t>operators can lease aquatic land, pay fishers to protect the conservancy and offer eco-tourism</w:t>
      </w:r>
      <w:r w:rsidR="00555870">
        <w:rPr>
          <w:color w:val="28335F"/>
        </w:rPr>
        <w:t xml:space="preserve"> based on the recovery of biodiversity</w:t>
      </w:r>
    </w:p>
    <w:p w14:paraId="24DB0008" w14:textId="4743C104" w:rsidR="00F670CC" w:rsidRDefault="00F670CC" w:rsidP="00062938">
      <w:pPr>
        <w:pStyle w:val="Normal1"/>
        <w:numPr>
          <w:ilvl w:val="0"/>
          <w:numId w:val="24"/>
        </w:numPr>
        <w:pBdr>
          <w:top w:val="nil"/>
          <w:left w:val="nil"/>
          <w:bottom w:val="nil"/>
          <w:right w:val="nil"/>
          <w:between w:val="nil"/>
        </w:pBdr>
        <w:shd w:val="clear" w:color="auto" w:fill="FFFFFF"/>
        <w:spacing w:before="240" w:after="200"/>
        <w:jc w:val="both"/>
        <w:rPr>
          <w:color w:val="28335F"/>
        </w:rPr>
      </w:pPr>
      <w:r>
        <w:rPr>
          <w:color w:val="28335F"/>
        </w:rPr>
        <w:t>Coral nursery table management guide and coral restoration posters and information center.</w:t>
      </w:r>
    </w:p>
    <w:p w14:paraId="236C8109" w14:textId="6F39B850" w:rsidR="00E17D67" w:rsidRDefault="00E17D67" w:rsidP="00062938">
      <w:pPr>
        <w:pStyle w:val="Normal1"/>
        <w:numPr>
          <w:ilvl w:val="0"/>
          <w:numId w:val="24"/>
        </w:numPr>
        <w:pBdr>
          <w:top w:val="nil"/>
          <w:left w:val="nil"/>
          <w:bottom w:val="nil"/>
          <w:right w:val="nil"/>
          <w:between w:val="nil"/>
        </w:pBdr>
        <w:shd w:val="clear" w:color="auto" w:fill="FFFFFF"/>
        <w:spacing w:before="240" w:after="200"/>
        <w:jc w:val="both"/>
        <w:rPr>
          <w:color w:val="28335F"/>
        </w:rPr>
      </w:pPr>
      <w:r>
        <w:rPr>
          <w:color w:val="28335F"/>
        </w:rPr>
        <w:t>Development of coral awareness and restoration booklets for schools and community appreciation on the importance of the reef.</w:t>
      </w:r>
    </w:p>
    <w:p w14:paraId="726C028A" w14:textId="2ED34BEB" w:rsidR="00474017" w:rsidRDefault="00062938" w:rsidP="004A6F49">
      <w:pPr>
        <w:pStyle w:val="Normal1"/>
        <w:pBdr>
          <w:top w:val="nil"/>
          <w:left w:val="nil"/>
          <w:bottom w:val="nil"/>
          <w:right w:val="nil"/>
          <w:between w:val="nil"/>
        </w:pBdr>
        <w:shd w:val="clear" w:color="auto" w:fill="FFFFFF"/>
        <w:spacing w:before="240" w:after="200"/>
        <w:ind w:left="360"/>
        <w:jc w:val="both"/>
        <w:rPr>
          <w:color w:val="28335F"/>
        </w:rPr>
      </w:pPr>
      <w:r>
        <w:rPr>
          <w:color w:val="28335F"/>
        </w:rPr>
        <w:t xml:space="preserve">Whereas all </w:t>
      </w:r>
      <w:r w:rsidR="00017002">
        <w:rPr>
          <w:color w:val="28335F"/>
        </w:rPr>
        <w:t xml:space="preserve">these trials </w:t>
      </w:r>
      <w:r>
        <w:rPr>
          <w:color w:val="28335F"/>
        </w:rPr>
        <w:t xml:space="preserve">have merit, all have cost implications and </w:t>
      </w:r>
      <w:r w:rsidR="00017002">
        <w:rPr>
          <w:color w:val="28335F"/>
        </w:rPr>
        <w:t xml:space="preserve">are of a </w:t>
      </w:r>
      <w:r>
        <w:rPr>
          <w:color w:val="28335F"/>
        </w:rPr>
        <w:t xml:space="preserve">technology </w:t>
      </w:r>
      <w:r w:rsidR="0070508D">
        <w:rPr>
          <w:color w:val="28335F"/>
        </w:rPr>
        <w:t xml:space="preserve">that is </w:t>
      </w:r>
      <w:r>
        <w:rPr>
          <w:color w:val="28335F"/>
        </w:rPr>
        <w:t xml:space="preserve">beyond the </w:t>
      </w:r>
      <w:r w:rsidR="00017002">
        <w:rPr>
          <w:color w:val="28335F"/>
        </w:rPr>
        <w:t xml:space="preserve">economic </w:t>
      </w:r>
      <w:r>
        <w:rPr>
          <w:color w:val="28335F"/>
        </w:rPr>
        <w:t xml:space="preserve">capacity of </w:t>
      </w:r>
      <w:r w:rsidR="004A6F49">
        <w:rPr>
          <w:color w:val="28335F"/>
        </w:rPr>
        <w:t>upscaling</w:t>
      </w:r>
      <w:r w:rsidR="00F670CC">
        <w:rPr>
          <w:color w:val="28335F"/>
        </w:rPr>
        <w:t xml:space="preserve"> </w:t>
      </w:r>
      <w:r>
        <w:rPr>
          <w:color w:val="28335F"/>
        </w:rPr>
        <w:t xml:space="preserve">adoption by local fishing communities. </w:t>
      </w:r>
      <w:r w:rsidR="004A6F49">
        <w:rPr>
          <w:color w:val="28335F"/>
        </w:rPr>
        <w:t xml:space="preserve">The </w:t>
      </w:r>
      <w:r w:rsidR="00474017">
        <w:rPr>
          <w:color w:val="28335F"/>
        </w:rPr>
        <w:t xml:space="preserve">Cost to engage </w:t>
      </w:r>
      <w:r w:rsidR="00F670CC">
        <w:rPr>
          <w:color w:val="28335F"/>
        </w:rPr>
        <w:t xml:space="preserve">community widely in </w:t>
      </w:r>
      <w:r w:rsidR="00474017">
        <w:rPr>
          <w:color w:val="28335F"/>
        </w:rPr>
        <w:t xml:space="preserve">a mass restoration of the </w:t>
      </w:r>
      <w:r w:rsidR="00F670CC">
        <w:rPr>
          <w:color w:val="28335F"/>
        </w:rPr>
        <w:t xml:space="preserve">50-90% </w:t>
      </w:r>
      <w:r w:rsidR="00474017">
        <w:rPr>
          <w:color w:val="28335F"/>
        </w:rPr>
        <w:t>coral lost due to coral bleaching will take a large investment unless the technology can be simplified and cost effective matching local action socio-economic limitations.</w:t>
      </w:r>
      <w:r w:rsidR="004A6F49">
        <w:rPr>
          <w:color w:val="28335F"/>
        </w:rPr>
        <w:t xml:space="preserve"> This includes addressing the following cost </w:t>
      </w:r>
      <w:proofErr w:type="gramStart"/>
      <w:r w:rsidR="004A6F49">
        <w:rPr>
          <w:color w:val="28335F"/>
        </w:rPr>
        <w:t>implications;</w:t>
      </w:r>
      <w:proofErr w:type="gramEnd"/>
    </w:p>
    <w:p w14:paraId="55981650" w14:textId="09CA670A" w:rsidR="004A6F49" w:rsidRDefault="00017002" w:rsidP="00017002">
      <w:pPr>
        <w:pStyle w:val="Normal1"/>
        <w:numPr>
          <w:ilvl w:val="0"/>
          <w:numId w:val="26"/>
        </w:numPr>
        <w:pBdr>
          <w:top w:val="nil"/>
          <w:left w:val="nil"/>
          <w:bottom w:val="nil"/>
          <w:right w:val="nil"/>
          <w:between w:val="nil"/>
        </w:pBdr>
        <w:shd w:val="clear" w:color="auto" w:fill="FFFFFF"/>
        <w:spacing w:before="240" w:after="200"/>
        <w:jc w:val="both"/>
        <w:rPr>
          <w:color w:val="28335F"/>
        </w:rPr>
      </w:pPr>
      <w:r>
        <w:rPr>
          <w:color w:val="28335F"/>
        </w:rPr>
        <w:t>Cost of making metal nursery tables</w:t>
      </w:r>
    </w:p>
    <w:p w14:paraId="7487A6E7" w14:textId="35FCCAD4" w:rsidR="00017002" w:rsidRDefault="004A6F49" w:rsidP="00017002">
      <w:pPr>
        <w:pStyle w:val="Normal1"/>
        <w:numPr>
          <w:ilvl w:val="0"/>
          <w:numId w:val="26"/>
        </w:numPr>
        <w:pBdr>
          <w:top w:val="nil"/>
          <w:left w:val="nil"/>
          <w:bottom w:val="nil"/>
          <w:right w:val="nil"/>
          <w:between w:val="nil"/>
        </w:pBdr>
        <w:shd w:val="clear" w:color="auto" w:fill="FFFFFF"/>
        <w:spacing w:before="240" w:after="200"/>
        <w:jc w:val="both"/>
        <w:rPr>
          <w:color w:val="28335F"/>
        </w:rPr>
      </w:pPr>
      <w:r>
        <w:rPr>
          <w:color w:val="28335F"/>
        </w:rPr>
        <w:lastRenderedPageBreak/>
        <w:t xml:space="preserve">Cost of manufacturing cement </w:t>
      </w:r>
      <w:r w:rsidR="00017002">
        <w:rPr>
          <w:color w:val="28335F"/>
        </w:rPr>
        <w:t>plugs</w:t>
      </w:r>
    </w:p>
    <w:p w14:paraId="34204CD9" w14:textId="6CF904CD" w:rsidR="00017002" w:rsidRDefault="00017002" w:rsidP="00017002">
      <w:pPr>
        <w:pStyle w:val="Normal1"/>
        <w:numPr>
          <w:ilvl w:val="0"/>
          <w:numId w:val="26"/>
        </w:numPr>
        <w:pBdr>
          <w:top w:val="nil"/>
          <w:left w:val="nil"/>
          <w:bottom w:val="nil"/>
          <w:right w:val="nil"/>
          <w:between w:val="nil"/>
        </w:pBdr>
        <w:shd w:val="clear" w:color="auto" w:fill="FFFFFF"/>
        <w:spacing w:before="240" w:after="200"/>
        <w:jc w:val="both"/>
        <w:rPr>
          <w:color w:val="28335F"/>
        </w:rPr>
      </w:pPr>
      <w:r>
        <w:rPr>
          <w:color w:val="28335F"/>
        </w:rPr>
        <w:t>Cost of nursery management and maintenance</w:t>
      </w:r>
    </w:p>
    <w:p w14:paraId="1CF81AE7" w14:textId="3335DB06" w:rsidR="00017002" w:rsidRDefault="00017002" w:rsidP="00017002">
      <w:pPr>
        <w:pStyle w:val="Normal1"/>
        <w:numPr>
          <w:ilvl w:val="0"/>
          <w:numId w:val="26"/>
        </w:numPr>
        <w:pBdr>
          <w:top w:val="nil"/>
          <w:left w:val="nil"/>
          <w:bottom w:val="nil"/>
          <w:right w:val="nil"/>
          <w:between w:val="nil"/>
        </w:pBdr>
        <w:shd w:val="clear" w:color="auto" w:fill="FFFFFF"/>
        <w:spacing w:before="240" w:after="200"/>
        <w:jc w:val="both"/>
        <w:rPr>
          <w:color w:val="28335F"/>
        </w:rPr>
      </w:pPr>
      <w:r>
        <w:rPr>
          <w:color w:val="28335F"/>
        </w:rPr>
        <w:t>Cement cost of making concrete blocks for AR</w:t>
      </w:r>
    </w:p>
    <w:p w14:paraId="67436900" w14:textId="1E165EE3" w:rsidR="00017002" w:rsidRDefault="00017002" w:rsidP="00017002">
      <w:pPr>
        <w:pStyle w:val="Normal1"/>
        <w:numPr>
          <w:ilvl w:val="0"/>
          <w:numId w:val="26"/>
        </w:numPr>
        <w:pBdr>
          <w:top w:val="nil"/>
          <w:left w:val="nil"/>
          <w:bottom w:val="nil"/>
          <w:right w:val="nil"/>
          <w:between w:val="nil"/>
        </w:pBdr>
        <w:shd w:val="clear" w:color="auto" w:fill="FFFFFF"/>
        <w:spacing w:before="240" w:after="200"/>
        <w:jc w:val="both"/>
        <w:rPr>
          <w:color w:val="28335F"/>
        </w:rPr>
      </w:pPr>
      <w:r>
        <w:rPr>
          <w:color w:val="28335F"/>
        </w:rPr>
        <w:t>Cost of community protection of a CCA (Tengefu)</w:t>
      </w:r>
    </w:p>
    <w:p w14:paraId="5B42F820" w14:textId="56109F31" w:rsidR="00017002" w:rsidRDefault="00017002" w:rsidP="00017002">
      <w:pPr>
        <w:pStyle w:val="Normal1"/>
        <w:numPr>
          <w:ilvl w:val="0"/>
          <w:numId w:val="26"/>
        </w:numPr>
        <w:pBdr>
          <w:top w:val="nil"/>
          <w:left w:val="nil"/>
          <w:bottom w:val="nil"/>
          <w:right w:val="nil"/>
          <w:between w:val="nil"/>
        </w:pBdr>
        <w:shd w:val="clear" w:color="auto" w:fill="FFFFFF"/>
        <w:spacing w:before="240" w:after="200"/>
        <w:jc w:val="both"/>
        <w:rPr>
          <w:color w:val="28335F"/>
        </w:rPr>
      </w:pPr>
      <w:r>
        <w:rPr>
          <w:color w:val="28335F"/>
        </w:rPr>
        <w:t>Need for a</w:t>
      </w:r>
      <w:r w:rsidR="00F670CC">
        <w:rPr>
          <w:color w:val="28335F"/>
        </w:rPr>
        <w:t>n</w:t>
      </w:r>
      <w:r>
        <w:rPr>
          <w:color w:val="28335F"/>
        </w:rPr>
        <w:t xml:space="preserve"> underwater drill to make holes in degraded areas for out-planting juvenile corals.</w:t>
      </w:r>
    </w:p>
    <w:p w14:paraId="238C8F25" w14:textId="56B80E6A" w:rsidR="00F670CC" w:rsidRDefault="00F670CC" w:rsidP="00F670CC">
      <w:pPr>
        <w:pStyle w:val="Normal1"/>
        <w:numPr>
          <w:ilvl w:val="0"/>
          <w:numId w:val="26"/>
        </w:numPr>
        <w:pBdr>
          <w:top w:val="nil"/>
          <w:left w:val="nil"/>
          <w:bottom w:val="nil"/>
          <w:right w:val="nil"/>
          <w:between w:val="nil"/>
        </w:pBdr>
        <w:shd w:val="clear" w:color="auto" w:fill="FFFFFF"/>
        <w:spacing w:before="240" w:after="200"/>
        <w:jc w:val="both"/>
        <w:rPr>
          <w:color w:val="28335F"/>
        </w:rPr>
      </w:pPr>
      <w:r>
        <w:rPr>
          <w:color w:val="28335F"/>
        </w:rPr>
        <w:t>Need for an electric drill and electricity in remote area to make holes in AR Blocks for out-planting juvenile corals.</w:t>
      </w:r>
    </w:p>
    <w:p w14:paraId="3C1FB425" w14:textId="39BE38D3" w:rsidR="00017002" w:rsidRDefault="00017002" w:rsidP="00017002">
      <w:pPr>
        <w:pStyle w:val="Normal1"/>
        <w:numPr>
          <w:ilvl w:val="0"/>
          <w:numId w:val="26"/>
        </w:numPr>
        <w:pBdr>
          <w:top w:val="nil"/>
          <w:left w:val="nil"/>
          <w:bottom w:val="nil"/>
          <w:right w:val="nil"/>
          <w:between w:val="nil"/>
        </w:pBdr>
        <w:shd w:val="clear" w:color="auto" w:fill="FFFFFF"/>
        <w:spacing w:before="240" w:after="200"/>
        <w:jc w:val="both"/>
        <w:rPr>
          <w:color w:val="28335F"/>
        </w:rPr>
      </w:pPr>
      <w:r>
        <w:rPr>
          <w:color w:val="28335F"/>
        </w:rPr>
        <w:t>Costly marine glue to cement the coral frags to grow them on the nursery plug</w:t>
      </w:r>
    </w:p>
    <w:p w14:paraId="02EB4EE5" w14:textId="6180876F" w:rsidR="00017002" w:rsidRDefault="00017002" w:rsidP="00017002">
      <w:pPr>
        <w:pStyle w:val="Normal1"/>
        <w:numPr>
          <w:ilvl w:val="0"/>
          <w:numId w:val="26"/>
        </w:numPr>
        <w:pBdr>
          <w:top w:val="nil"/>
          <w:left w:val="nil"/>
          <w:bottom w:val="nil"/>
          <w:right w:val="nil"/>
          <w:between w:val="nil"/>
        </w:pBdr>
        <w:shd w:val="clear" w:color="auto" w:fill="FFFFFF"/>
        <w:spacing w:before="240" w:after="200"/>
        <w:jc w:val="both"/>
        <w:rPr>
          <w:color w:val="28335F"/>
        </w:rPr>
      </w:pPr>
      <w:r>
        <w:rPr>
          <w:color w:val="28335F"/>
        </w:rPr>
        <w:t>Need for diving equipment</w:t>
      </w:r>
      <w:r w:rsidR="004A6F49">
        <w:rPr>
          <w:color w:val="28335F"/>
        </w:rPr>
        <w:t xml:space="preserve"> and PADI diving certification </w:t>
      </w:r>
      <w:r>
        <w:rPr>
          <w:color w:val="28335F"/>
        </w:rPr>
        <w:t xml:space="preserve">for deep water </w:t>
      </w:r>
      <w:r w:rsidR="004A6F49">
        <w:rPr>
          <w:color w:val="28335F"/>
        </w:rPr>
        <w:t>out planting</w:t>
      </w:r>
      <w:r>
        <w:rPr>
          <w:color w:val="28335F"/>
        </w:rPr>
        <w:t>.</w:t>
      </w:r>
    </w:p>
    <w:p w14:paraId="09FBF74C" w14:textId="2D2D09F9" w:rsidR="001B6D53" w:rsidRDefault="001B6D53" w:rsidP="00017002">
      <w:pPr>
        <w:pStyle w:val="Normal1"/>
        <w:numPr>
          <w:ilvl w:val="0"/>
          <w:numId w:val="26"/>
        </w:numPr>
        <w:pBdr>
          <w:top w:val="nil"/>
          <w:left w:val="nil"/>
          <w:bottom w:val="nil"/>
          <w:right w:val="nil"/>
          <w:between w:val="nil"/>
        </w:pBdr>
        <w:shd w:val="clear" w:color="auto" w:fill="FFFFFF"/>
        <w:spacing w:before="240" w:after="200"/>
        <w:jc w:val="both"/>
        <w:rPr>
          <w:color w:val="28335F"/>
        </w:rPr>
      </w:pPr>
      <w:r>
        <w:rPr>
          <w:color w:val="28335F"/>
        </w:rPr>
        <w:t xml:space="preserve">Local </w:t>
      </w:r>
      <w:r w:rsidR="004A6F49">
        <w:rPr>
          <w:color w:val="28335F"/>
        </w:rPr>
        <w:t>community</w:t>
      </w:r>
      <w:r>
        <w:rPr>
          <w:color w:val="28335F"/>
        </w:rPr>
        <w:t xml:space="preserve"> resistance to the Tengefu concept for fear of loss of ownership</w:t>
      </w:r>
    </w:p>
    <w:p w14:paraId="39CEE5B3" w14:textId="50312409" w:rsidR="001B6D53" w:rsidRDefault="001B6D53" w:rsidP="00017002">
      <w:pPr>
        <w:pStyle w:val="Normal1"/>
        <w:numPr>
          <w:ilvl w:val="0"/>
          <w:numId w:val="26"/>
        </w:numPr>
        <w:pBdr>
          <w:top w:val="nil"/>
          <w:left w:val="nil"/>
          <w:bottom w:val="nil"/>
          <w:right w:val="nil"/>
          <w:between w:val="nil"/>
        </w:pBdr>
        <w:shd w:val="clear" w:color="auto" w:fill="FFFFFF"/>
        <w:spacing w:before="240" w:after="200"/>
        <w:jc w:val="both"/>
        <w:rPr>
          <w:color w:val="28335F"/>
        </w:rPr>
      </w:pPr>
      <w:r>
        <w:rPr>
          <w:color w:val="28335F"/>
        </w:rPr>
        <w:t xml:space="preserve">The costly process of establishing </w:t>
      </w:r>
      <w:r w:rsidR="004A6F49">
        <w:rPr>
          <w:color w:val="28335F"/>
        </w:rPr>
        <w:t>a</w:t>
      </w:r>
      <w:r>
        <w:rPr>
          <w:color w:val="28335F"/>
        </w:rPr>
        <w:t xml:space="preserve"> BMU and </w:t>
      </w:r>
      <w:r w:rsidR="004A6F49">
        <w:rPr>
          <w:color w:val="28335F"/>
        </w:rPr>
        <w:t xml:space="preserve">financing </w:t>
      </w:r>
      <w:r>
        <w:rPr>
          <w:color w:val="28335F"/>
        </w:rPr>
        <w:t xml:space="preserve">implementation of CMA </w:t>
      </w:r>
      <w:r w:rsidR="004A6F49">
        <w:rPr>
          <w:color w:val="28335F"/>
        </w:rPr>
        <w:t xml:space="preserve">Plan that </w:t>
      </w:r>
      <w:r>
        <w:rPr>
          <w:color w:val="28335F"/>
        </w:rPr>
        <w:t>includ</w:t>
      </w:r>
      <w:r w:rsidR="004A6F49">
        <w:rPr>
          <w:color w:val="28335F"/>
        </w:rPr>
        <w:t>es</w:t>
      </w:r>
      <w:r>
        <w:rPr>
          <w:color w:val="28335F"/>
        </w:rPr>
        <w:t xml:space="preserve"> reef protection</w:t>
      </w:r>
      <w:r w:rsidR="004A6F49">
        <w:rPr>
          <w:color w:val="28335F"/>
        </w:rPr>
        <w:t xml:space="preserve"> and restoration</w:t>
      </w:r>
    </w:p>
    <w:p w14:paraId="5FFCE1AA" w14:textId="1292D339" w:rsidR="0024245A" w:rsidRDefault="000B00A6" w:rsidP="0070508D">
      <w:pPr>
        <w:pStyle w:val="Normal1"/>
        <w:spacing w:before="200"/>
        <w:rPr>
          <w:color w:val="28335F"/>
        </w:rPr>
      </w:pPr>
      <w:r>
        <w:rPr>
          <w:color w:val="28335F"/>
        </w:rPr>
        <w:t xml:space="preserve">We </w:t>
      </w:r>
      <w:r w:rsidR="00E23943">
        <w:rPr>
          <w:color w:val="28335F"/>
        </w:rPr>
        <w:t xml:space="preserve">look forward to a partnership with Coral Guardian to bring external science-based perspectives that can help refine the technology currently being employed in </w:t>
      </w:r>
      <w:r w:rsidR="0070508D">
        <w:rPr>
          <w:color w:val="28335F"/>
        </w:rPr>
        <w:t xml:space="preserve">our partner </w:t>
      </w:r>
      <w:r w:rsidR="00E23943">
        <w:rPr>
          <w:color w:val="28335F"/>
        </w:rPr>
        <w:t xml:space="preserve">coral reef nurseries and </w:t>
      </w:r>
      <w:r w:rsidR="00AC56CE">
        <w:rPr>
          <w:color w:val="28335F"/>
        </w:rPr>
        <w:t>out planting</w:t>
      </w:r>
      <w:r w:rsidR="00E23943">
        <w:rPr>
          <w:color w:val="28335F"/>
        </w:rPr>
        <w:t xml:space="preserve"> systems. </w:t>
      </w:r>
      <w:r>
        <w:rPr>
          <w:color w:val="28335F"/>
        </w:rPr>
        <w:t xml:space="preserve">We hope that Coral Guardian experience in </w:t>
      </w:r>
      <w:r w:rsidR="00AC56CE">
        <w:rPr>
          <w:color w:val="28335F"/>
        </w:rPr>
        <w:t>community-based</w:t>
      </w:r>
      <w:r>
        <w:rPr>
          <w:color w:val="28335F"/>
        </w:rPr>
        <w:t xml:space="preserve"> coral restoration will bring a fresh approach to inspire </w:t>
      </w:r>
      <w:r w:rsidR="0070508D">
        <w:rPr>
          <w:color w:val="28335F"/>
        </w:rPr>
        <w:t xml:space="preserve">our </w:t>
      </w:r>
      <w:r w:rsidR="00976128">
        <w:rPr>
          <w:color w:val="28335F"/>
        </w:rPr>
        <w:t xml:space="preserve">fisher community </w:t>
      </w:r>
      <w:r>
        <w:rPr>
          <w:color w:val="28335F"/>
        </w:rPr>
        <w:t>adoption and scaling up</w:t>
      </w:r>
      <w:r w:rsidR="00976128">
        <w:rPr>
          <w:color w:val="28335F"/>
        </w:rPr>
        <w:t xml:space="preserve"> of</w:t>
      </w:r>
      <w:r>
        <w:rPr>
          <w:color w:val="28335F"/>
        </w:rPr>
        <w:t xml:space="preserve"> local action in appreciati</w:t>
      </w:r>
      <w:r w:rsidR="0070508D">
        <w:rPr>
          <w:color w:val="28335F"/>
        </w:rPr>
        <w:t>on of</w:t>
      </w:r>
      <w:r>
        <w:rPr>
          <w:color w:val="28335F"/>
        </w:rPr>
        <w:t xml:space="preserve"> the </w:t>
      </w:r>
      <w:r w:rsidR="001B6D53">
        <w:rPr>
          <w:color w:val="28335F"/>
        </w:rPr>
        <w:t xml:space="preserve">livelihood </w:t>
      </w:r>
      <w:r>
        <w:rPr>
          <w:color w:val="28335F"/>
        </w:rPr>
        <w:t>benefits of coral restoration to improve productivity and sustainability of the reef fishery</w:t>
      </w:r>
      <w:r w:rsidR="00976128">
        <w:rPr>
          <w:color w:val="28335F"/>
        </w:rPr>
        <w:t xml:space="preserve"> and </w:t>
      </w:r>
      <w:r w:rsidR="001B6D53">
        <w:rPr>
          <w:color w:val="28335F"/>
        </w:rPr>
        <w:t xml:space="preserve">to </w:t>
      </w:r>
      <w:r w:rsidR="00976128">
        <w:rPr>
          <w:color w:val="28335F"/>
        </w:rPr>
        <w:t xml:space="preserve">open new economic options through </w:t>
      </w:r>
      <w:r w:rsidR="004A6F49">
        <w:rPr>
          <w:color w:val="28335F"/>
        </w:rPr>
        <w:t xml:space="preserve">biodiversity enhance and ecosystem resilience leading to </w:t>
      </w:r>
      <w:r w:rsidR="00CE42FE">
        <w:rPr>
          <w:color w:val="28335F"/>
        </w:rPr>
        <w:t xml:space="preserve">prospects of </w:t>
      </w:r>
      <w:r w:rsidR="00976128">
        <w:rPr>
          <w:color w:val="28335F"/>
        </w:rPr>
        <w:t>eco-tourism</w:t>
      </w:r>
      <w:r w:rsidR="00CE42FE">
        <w:rPr>
          <w:color w:val="28335F"/>
        </w:rPr>
        <w:t xml:space="preserve"> investments</w:t>
      </w:r>
      <w:r>
        <w:rPr>
          <w:color w:val="28335F"/>
        </w:rPr>
        <w:t>.</w:t>
      </w:r>
      <w:r w:rsidR="00D92D61">
        <w:rPr>
          <w:color w:val="28335F"/>
        </w:rPr>
        <w:br/>
      </w:r>
    </w:p>
    <w:p w14:paraId="036A2834" w14:textId="77777777" w:rsidR="0024245A" w:rsidRPr="00AC56CE" w:rsidRDefault="00D92D61">
      <w:pPr>
        <w:pStyle w:val="Normal1"/>
        <w:numPr>
          <w:ilvl w:val="0"/>
          <w:numId w:val="2"/>
        </w:numPr>
        <w:shd w:val="clear" w:color="auto" w:fill="FFFFFF"/>
        <w:spacing w:after="200"/>
        <w:rPr>
          <w:color w:val="28335F"/>
        </w:rPr>
      </w:pPr>
      <w:r w:rsidRPr="00AC56CE">
        <w:rPr>
          <w:b/>
          <w:color w:val="28335F"/>
        </w:rPr>
        <w:t>What is the local context of the project area (social, environmental and political)? *</w:t>
      </w:r>
    </w:p>
    <w:p w14:paraId="0A3B58BA" w14:textId="3E92BEDB" w:rsidR="00976128" w:rsidRPr="006618DB" w:rsidRDefault="00976128" w:rsidP="00976128">
      <w:pPr>
        <w:pStyle w:val="Normal1"/>
        <w:pBdr>
          <w:top w:val="nil"/>
          <w:left w:val="nil"/>
          <w:bottom w:val="nil"/>
          <w:right w:val="nil"/>
          <w:between w:val="nil"/>
        </w:pBdr>
        <w:shd w:val="clear" w:color="auto" w:fill="FFFFFF"/>
        <w:spacing w:before="240" w:after="200"/>
        <w:ind w:left="360"/>
        <w:jc w:val="both"/>
        <w:rPr>
          <w:color w:val="28335F"/>
        </w:rPr>
      </w:pPr>
      <w:r w:rsidRPr="006618DB">
        <w:rPr>
          <w:color w:val="28335F"/>
        </w:rPr>
        <w:t>The collapse in Kenya in the 1990s of 50-90% of the coral reef due to coral bleaching had a devastating effect on the ecosystem and a knock-on effect and decline in fishery productivity</w:t>
      </w:r>
      <w:r w:rsidR="00D43296">
        <w:rPr>
          <w:color w:val="28335F"/>
        </w:rPr>
        <w:t>. This</w:t>
      </w:r>
      <w:r w:rsidR="00763945">
        <w:rPr>
          <w:color w:val="28335F"/>
        </w:rPr>
        <w:t xml:space="preserve"> </w:t>
      </w:r>
      <w:r w:rsidR="001B6D53">
        <w:rPr>
          <w:color w:val="28335F"/>
        </w:rPr>
        <w:t xml:space="preserve">had consequences </w:t>
      </w:r>
      <w:r w:rsidR="00D43296">
        <w:rPr>
          <w:color w:val="28335F"/>
        </w:rPr>
        <w:t>in diminishing</w:t>
      </w:r>
      <w:r w:rsidR="001B6D53">
        <w:rPr>
          <w:color w:val="28335F"/>
        </w:rPr>
        <w:t xml:space="preserve"> </w:t>
      </w:r>
      <w:r w:rsidR="00763945">
        <w:rPr>
          <w:color w:val="28335F"/>
        </w:rPr>
        <w:t>fisher livelihoods</w:t>
      </w:r>
      <w:r w:rsidRPr="006618DB">
        <w:rPr>
          <w:color w:val="28335F"/>
        </w:rPr>
        <w:t xml:space="preserve">. This, </w:t>
      </w:r>
      <w:r w:rsidR="00763945">
        <w:rPr>
          <w:color w:val="28335F"/>
        </w:rPr>
        <w:t>situation is exacerbated by</w:t>
      </w:r>
      <w:r w:rsidRPr="006618DB">
        <w:rPr>
          <w:color w:val="28335F"/>
        </w:rPr>
        <w:t xml:space="preserve"> population growth and poverty</w:t>
      </w:r>
      <w:r w:rsidR="001B6D53">
        <w:rPr>
          <w:color w:val="28335F"/>
        </w:rPr>
        <w:t>, whereby t</w:t>
      </w:r>
      <w:r w:rsidRPr="006618DB">
        <w:rPr>
          <w:color w:val="28335F"/>
        </w:rPr>
        <w:t xml:space="preserve">he open access nature of the fishery meant that </w:t>
      </w:r>
      <w:r w:rsidR="00763945">
        <w:rPr>
          <w:color w:val="28335F"/>
        </w:rPr>
        <w:t xml:space="preserve">there was no restriction on </w:t>
      </w:r>
      <w:r w:rsidRPr="006618DB">
        <w:rPr>
          <w:color w:val="28335F"/>
        </w:rPr>
        <w:t>new entrants entered the system</w:t>
      </w:r>
      <w:r w:rsidR="00763945">
        <w:rPr>
          <w:color w:val="28335F"/>
        </w:rPr>
        <w:t>. The</w:t>
      </w:r>
      <w:r w:rsidR="001B6D53">
        <w:rPr>
          <w:color w:val="28335F"/>
        </w:rPr>
        <w:t>se new fishers</w:t>
      </w:r>
      <w:r w:rsidR="00763945">
        <w:rPr>
          <w:color w:val="28335F"/>
        </w:rPr>
        <w:t xml:space="preserve"> had</w:t>
      </w:r>
      <w:r w:rsidRPr="006618DB">
        <w:rPr>
          <w:color w:val="28335F"/>
        </w:rPr>
        <w:t xml:space="preserve"> no traditional fisheries management knowledge</w:t>
      </w:r>
      <w:r w:rsidR="00763945">
        <w:rPr>
          <w:color w:val="28335F"/>
        </w:rPr>
        <w:t>, and this has</w:t>
      </w:r>
      <w:r w:rsidRPr="006618DB">
        <w:rPr>
          <w:color w:val="28335F"/>
        </w:rPr>
        <w:t xml:space="preserve"> led to overfishing</w:t>
      </w:r>
      <w:r w:rsidR="00763945">
        <w:rPr>
          <w:color w:val="28335F"/>
        </w:rPr>
        <w:t xml:space="preserve">. Further, the </w:t>
      </w:r>
      <w:r w:rsidRPr="006618DB">
        <w:rPr>
          <w:color w:val="28335F"/>
        </w:rPr>
        <w:t xml:space="preserve">unregulated nature of the fishery, </w:t>
      </w:r>
      <w:r w:rsidR="00763945">
        <w:rPr>
          <w:color w:val="28335F"/>
        </w:rPr>
        <w:t>lead to use o</w:t>
      </w:r>
      <w:r w:rsidRPr="006618DB">
        <w:rPr>
          <w:color w:val="28335F"/>
        </w:rPr>
        <w:t>f destructive gears and illegal fishing. Th</w:t>
      </w:r>
      <w:r w:rsidR="00524032">
        <w:rPr>
          <w:color w:val="28335F"/>
        </w:rPr>
        <w:t>ese illegal practices</w:t>
      </w:r>
      <w:r w:rsidRPr="006618DB">
        <w:rPr>
          <w:color w:val="28335F"/>
        </w:rPr>
        <w:t xml:space="preserve"> </w:t>
      </w:r>
      <w:r w:rsidR="00763945">
        <w:rPr>
          <w:color w:val="28335F"/>
        </w:rPr>
        <w:t xml:space="preserve">adversely </w:t>
      </w:r>
      <w:r w:rsidRPr="006618DB">
        <w:rPr>
          <w:color w:val="28335F"/>
        </w:rPr>
        <w:t>affected the livelihoods of the inshore artisanal fishers</w:t>
      </w:r>
      <w:r w:rsidR="00524032">
        <w:rPr>
          <w:color w:val="28335F"/>
        </w:rPr>
        <w:t>. They</w:t>
      </w:r>
      <w:r w:rsidRPr="006618DB">
        <w:rPr>
          <w:color w:val="28335F"/>
        </w:rPr>
        <w:t xml:space="preserve"> make up 90% of the fishing community</w:t>
      </w:r>
      <w:r w:rsidR="001B6D53">
        <w:rPr>
          <w:color w:val="28335F"/>
        </w:rPr>
        <w:t xml:space="preserve"> and are dependent on the fringe reef for their traditional fishing grounds</w:t>
      </w:r>
      <w:r w:rsidRPr="006618DB">
        <w:rPr>
          <w:color w:val="28335F"/>
        </w:rPr>
        <w:t>.</w:t>
      </w:r>
    </w:p>
    <w:p w14:paraId="21C79158" w14:textId="56CDF137" w:rsidR="00976128" w:rsidRPr="006618DB" w:rsidRDefault="00763945" w:rsidP="00976128">
      <w:pPr>
        <w:pStyle w:val="Normal1"/>
        <w:pBdr>
          <w:top w:val="nil"/>
          <w:left w:val="nil"/>
          <w:bottom w:val="nil"/>
          <w:right w:val="nil"/>
          <w:between w:val="nil"/>
        </w:pBdr>
        <w:shd w:val="clear" w:color="auto" w:fill="FFFFFF"/>
        <w:spacing w:before="240" w:after="200"/>
        <w:ind w:left="360"/>
        <w:jc w:val="both"/>
        <w:rPr>
          <w:color w:val="28335F"/>
        </w:rPr>
      </w:pPr>
      <w:r>
        <w:rPr>
          <w:color w:val="28335F"/>
        </w:rPr>
        <w:t>In the absence of legislation, t</w:t>
      </w:r>
      <w:r w:rsidR="00976128" w:rsidRPr="006618DB">
        <w:rPr>
          <w:color w:val="28335F"/>
        </w:rPr>
        <w:t xml:space="preserve">hrough concerted efforts in 2003, the </w:t>
      </w:r>
      <w:r>
        <w:rPr>
          <w:color w:val="28335F"/>
        </w:rPr>
        <w:t xml:space="preserve">Kuruwitu </w:t>
      </w:r>
      <w:r w:rsidR="00976128" w:rsidRPr="006618DB">
        <w:rPr>
          <w:color w:val="28335F"/>
        </w:rPr>
        <w:t xml:space="preserve">community was able to establish </w:t>
      </w:r>
      <w:r>
        <w:rPr>
          <w:color w:val="28335F"/>
        </w:rPr>
        <w:t>a C</w:t>
      </w:r>
      <w:r w:rsidR="00976128" w:rsidRPr="006618DB">
        <w:rPr>
          <w:color w:val="28335F"/>
        </w:rPr>
        <w:t xml:space="preserve">ommunity </w:t>
      </w:r>
      <w:r>
        <w:rPr>
          <w:color w:val="28335F"/>
        </w:rPr>
        <w:t>C</w:t>
      </w:r>
      <w:r w:rsidR="00976128" w:rsidRPr="006618DB">
        <w:rPr>
          <w:color w:val="28335F"/>
        </w:rPr>
        <w:t xml:space="preserve">onservation </w:t>
      </w:r>
      <w:r>
        <w:rPr>
          <w:color w:val="28335F"/>
        </w:rPr>
        <w:t>A</w:t>
      </w:r>
      <w:r w:rsidR="00976128" w:rsidRPr="006618DB">
        <w:rPr>
          <w:color w:val="28335F"/>
        </w:rPr>
        <w:t>rea</w:t>
      </w:r>
      <w:r>
        <w:rPr>
          <w:color w:val="28335F"/>
        </w:rPr>
        <w:t xml:space="preserve"> (CCA)</w:t>
      </w:r>
      <w:r w:rsidR="00976128" w:rsidRPr="006618DB">
        <w:rPr>
          <w:color w:val="28335F"/>
        </w:rPr>
        <w:t xml:space="preserve">, </w:t>
      </w:r>
      <w:r>
        <w:rPr>
          <w:color w:val="28335F"/>
        </w:rPr>
        <w:t xml:space="preserve">using the </w:t>
      </w:r>
      <w:r w:rsidR="00976128" w:rsidRPr="006618DB">
        <w:rPr>
          <w:color w:val="28335F"/>
        </w:rPr>
        <w:t>traditional</w:t>
      </w:r>
      <w:r>
        <w:rPr>
          <w:color w:val="28335F"/>
        </w:rPr>
        <w:t xml:space="preserve"> </w:t>
      </w:r>
      <w:r w:rsidR="001B6D53">
        <w:rPr>
          <w:color w:val="28335F"/>
        </w:rPr>
        <w:t xml:space="preserve">laws, an </w:t>
      </w:r>
      <w:r>
        <w:rPr>
          <w:color w:val="28335F"/>
        </w:rPr>
        <w:t xml:space="preserve">approach </w:t>
      </w:r>
      <w:r w:rsidR="00976128" w:rsidRPr="006618DB">
        <w:rPr>
          <w:color w:val="28335F"/>
        </w:rPr>
        <w:t>known as ‘Tengefu’</w:t>
      </w:r>
      <w:r w:rsidR="001B6D53">
        <w:rPr>
          <w:color w:val="28335F"/>
        </w:rPr>
        <w:t>. This</w:t>
      </w:r>
      <w:r w:rsidR="00976128" w:rsidRPr="006618DB">
        <w:rPr>
          <w:color w:val="28335F"/>
        </w:rPr>
        <w:t xml:space="preserve"> </w:t>
      </w:r>
      <w:r w:rsidR="001B6D53">
        <w:rPr>
          <w:color w:val="28335F"/>
        </w:rPr>
        <w:t xml:space="preserve">protection </w:t>
      </w:r>
      <w:r w:rsidR="00976128" w:rsidRPr="006618DB">
        <w:rPr>
          <w:color w:val="28335F"/>
        </w:rPr>
        <w:t xml:space="preserve">resulted in recovery of 30 % coral reef </w:t>
      </w:r>
      <w:r w:rsidR="00976128" w:rsidRPr="006618DB">
        <w:rPr>
          <w:color w:val="28335F"/>
        </w:rPr>
        <w:lastRenderedPageBreak/>
        <w:t xml:space="preserve">and </w:t>
      </w:r>
      <w:r w:rsidR="001B6D53">
        <w:rPr>
          <w:color w:val="28335F"/>
        </w:rPr>
        <w:t xml:space="preserve">contributed </w:t>
      </w:r>
      <w:r w:rsidR="00976128" w:rsidRPr="006618DB">
        <w:rPr>
          <w:color w:val="28335F"/>
        </w:rPr>
        <w:t>400 % fish biomass and related biodiversity.</w:t>
      </w:r>
      <w:r>
        <w:rPr>
          <w:color w:val="28335F"/>
        </w:rPr>
        <w:t xml:space="preserve"> Although replicated by 30 other CCAs</w:t>
      </w:r>
      <w:r w:rsidR="001B6D53">
        <w:rPr>
          <w:color w:val="28335F"/>
        </w:rPr>
        <w:t xml:space="preserve"> along the Kenya coast</w:t>
      </w:r>
      <w:r>
        <w:rPr>
          <w:color w:val="28335F"/>
        </w:rPr>
        <w:t xml:space="preserve">, this model is not protected by </w:t>
      </w:r>
      <w:r w:rsidR="00246423">
        <w:rPr>
          <w:color w:val="28335F"/>
        </w:rPr>
        <w:t>legal framework</w:t>
      </w:r>
      <w:r>
        <w:rPr>
          <w:color w:val="28335F"/>
        </w:rPr>
        <w:t>.</w:t>
      </w:r>
      <w:r w:rsidR="00976128" w:rsidRPr="006618DB">
        <w:rPr>
          <w:color w:val="28335F"/>
        </w:rPr>
        <w:t xml:space="preserve"> </w:t>
      </w:r>
    </w:p>
    <w:p w14:paraId="0B406202" w14:textId="560DB817" w:rsidR="00AC56CE" w:rsidRDefault="00763945" w:rsidP="00AC56CE">
      <w:pPr>
        <w:spacing w:before="240"/>
        <w:jc w:val="both"/>
      </w:pPr>
      <w:r>
        <w:t>It was not until t</w:t>
      </w:r>
      <w:r w:rsidR="00AC56CE">
        <w:t xml:space="preserve">he Kenyan constitution of 2010, </w:t>
      </w:r>
      <w:r>
        <w:t xml:space="preserve">that </w:t>
      </w:r>
      <w:r w:rsidR="00AC56CE">
        <w:t>called for more participation of communities in natural resource management like fishing</w:t>
      </w:r>
      <w:r>
        <w:t xml:space="preserve">, that a legal framework </w:t>
      </w:r>
      <w:r w:rsidR="00F51268">
        <w:t xml:space="preserve">of secure tenure and user rights </w:t>
      </w:r>
      <w:r>
        <w:t>emerged</w:t>
      </w:r>
      <w:r w:rsidR="00AC56CE">
        <w:t xml:space="preserve">. </w:t>
      </w:r>
      <w:r>
        <w:t xml:space="preserve">Although issued in </w:t>
      </w:r>
      <w:r w:rsidR="00AC56CE">
        <w:t>2007</w:t>
      </w:r>
      <w:r>
        <w:t>, the</w:t>
      </w:r>
      <w:r w:rsidR="00AC56CE">
        <w:t xml:space="preserve"> Beach Management Unit (BMU) regulations failed to establish community </w:t>
      </w:r>
      <w:r>
        <w:t xml:space="preserve">rights and </w:t>
      </w:r>
      <w:r w:rsidR="00AC56CE">
        <w:t>co-management</w:t>
      </w:r>
      <w:r>
        <w:t>. However</w:t>
      </w:r>
      <w:r w:rsidR="00AC56CE">
        <w:t>, the new BMU Regulations of 202</w:t>
      </w:r>
      <w:r w:rsidR="00F51268">
        <w:t>1/22</w:t>
      </w:r>
      <w:r w:rsidR="00AC56CE">
        <w:t>, empowered BMUs as co-managers</w:t>
      </w:r>
      <w:r>
        <w:t xml:space="preserve"> </w:t>
      </w:r>
      <w:r w:rsidR="00AC56CE">
        <w:t xml:space="preserve">with </w:t>
      </w:r>
      <w:r w:rsidR="007B514A">
        <w:t xml:space="preserve">state and </w:t>
      </w:r>
      <w:r w:rsidR="00AC56CE">
        <w:t>county government</w:t>
      </w:r>
      <w:r w:rsidR="00F51268">
        <w:t>. T</w:t>
      </w:r>
      <w:r w:rsidR="00AC56CE">
        <w:t xml:space="preserve">he BMU </w:t>
      </w:r>
      <w:r w:rsidR="00F51268">
        <w:t>now had secure tenure and could invest in their fishing grounds, in</w:t>
      </w:r>
      <w:r w:rsidR="00AC56CE">
        <w:t xml:space="preserve"> a Co-Managed Area (CMA)</w:t>
      </w:r>
      <w:r w:rsidR="00F51268">
        <w:t xml:space="preserve"> plan. This project will help roll out this BMU plan for coral restoration for improved production</w:t>
      </w:r>
      <w:r w:rsidR="001B6D53">
        <w:t xml:space="preserve"> of the traditional inshore reef fishery</w:t>
      </w:r>
      <w:r w:rsidR="00AC56CE">
        <w:t>.</w:t>
      </w:r>
    </w:p>
    <w:p w14:paraId="2D38C676" w14:textId="666EDD83" w:rsidR="00F47BF6" w:rsidRPr="00F47BF6" w:rsidRDefault="00F51268" w:rsidP="00F51268">
      <w:pPr>
        <w:spacing w:before="240"/>
        <w:jc w:val="both"/>
        <w:rPr>
          <w:rFonts w:ascii="Times New Roman" w:hAnsi="Times New Roman" w:cs="Times New Roman"/>
        </w:rPr>
      </w:pPr>
      <w:r>
        <w:t xml:space="preserve">In addition to the fisher family benefits, </w:t>
      </w:r>
      <w:r w:rsidR="00AC56CE">
        <w:t xml:space="preserve">the </w:t>
      </w:r>
      <w:r>
        <w:t xml:space="preserve">coastal </w:t>
      </w:r>
      <w:r w:rsidR="00AC56CE">
        <w:t xml:space="preserve">fishing economy </w:t>
      </w:r>
      <w:r>
        <w:t>has</w:t>
      </w:r>
      <w:r w:rsidR="00AC56CE">
        <w:t xml:space="preserve"> associated value chain livelihoods</w:t>
      </w:r>
      <w:r>
        <w:t xml:space="preserve"> that </w:t>
      </w:r>
      <w:r w:rsidR="00AC56CE">
        <w:t>could be as much as 20-fold that of each fishing household</w:t>
      </w:r>
      <w:r>
        <w:t xml:space="preserve">. </w:t>
      </w:r>
      <w:r w:rsidR="001B6D53">
        <w:t xml:space="preserve">This ranges from boat and gear building, </w:t>
      </w:r>
      <w:r w:rsidR="00444BE5">
        <w:t xml:space="preserve">to fish processing and marketing to the small and medium enterprises (SME) that provision the fisher families. </w:t>
      </w:r>
      <w:r>
        <w:t>This</w:t>
      </w:r>
      <w:r w:rsidR="00AC56CE">
        <w:t xml:space="preserve"> especially </w:t>
      </w:r>
      <w:r>
        <w:t xml:space="preserve">considers </w:t>
      </w:r>
      <w:r w:rsidR="00AC56CE">
        <w:t xml:space="preserve">women’s groups involved in fish trading and processing. </w:t>
      </w:r>
      <w:r>
        <w:t>Enhanced fish production will mean greater value chain benefits.</w:t>
      </w:r>
    </w:p>
    <w:p w14:paraId="76226BD7" w14:textId="77777777" w:rsidR="008B6B4C" w:rsidRDefault="008B6B4C" w:rsidP="007C1F9F">
      <w:pPr>
        <w:pStyle w:val="ListParagraph"/>
        <w:jc w:val="both"/>
        <w:rPr>
          <w:rFonts w:ascii="Times New Roman" w:hAnsi="Times New Roman" w:cs="Times New Roman"/>
          <w:bCs/>
        </w:rPr>
      </w:pPr>
    </w:p>
    <w:p w14:paraId="2190022E" w14:textId="77777777" w:rsidR="0024245A" w:rsidRDefault="00D92D61">
      <w:pPr>
        <w:pStyle w:val="Normal1"/>
        <w:numPr>
          <w:ilvl w:val="0"/>
          <w:numId w:val="2"/>
        </w:numPr>
        <w:shd w:val="clear" w:color="auto" w:fill="FFFFFF"/>
        <w:spacing w:after="200"/>
        <w:rPr>
          <w:color w:val="28335F"/>
        </w:rPr>
      </w:pPr>
      <w:r w:rsidRPr="00123FE1">
        <w:rPr>
          <w:b/>
          <w:color w:val="28335F"/>
        </w:rPr>
        <w:t>Tell us about the history of the project:</w:t>
      </w:r>
      <w:r>
        <w:rPr>
          <w:b/>
          <w:color w:val="28335F"/>
        </w:rPr>
        <w:t xml:space="preserve"> </w:t>
      </w:r>
      <w:r>
        <w:rPr>
          <w:i/>
          <w:color w:val="28335F"/>
        </w:rPr>
        <w:t xml:space="preserve">(how did you conceive or start the project?) </w:t>
      </w:r>
      <w:r>
        <w:rPr>
          <w:color w:val="28335F"/>
        </w:rPr>
        <w:t>*</w:t>
      </w:r>
    </w:p>
    <w:p w14:paraId="65E8DB8D" w14:textId="71583CE3" w:rsidR="000157F0" w:rsidRPr="006618DB" w:rsidRDefault="000157F0" w:rsidP="000157F0">
      <w:pPr>
        <w:pStyle w:val="Normal1"/>
        <w:pBdr>
          <w:top w:val="nil"/>
          <w:left w:val="nil"/>
          <w:bottom w:val="nil"/>
          <w:right w:val="nil"/>
          <w:between w:val="nil"/>
        </w:pBdr>
        <w:shd w:val="clear" w:color="auto" w:fill="FFFFFF"/>
        <w:spacing w:before="240" w:after="200"/>
        <w:jc w:val="both"/>
        <w:rPr>
          <w:color w:val="28335F"/>
        </w:rPr>
      </w:pPr>
      <w:r>
        <w:rPr>
          <w:color w:val="28335F"/>
        </w:rPr>
        <w:t>As explained in “19”</w:t>
      </w:r>
      <w:r w:rsidR="00D15421">
        <w:rPr>
          <w:color w:val="28335F"/>
        </w:rPr>
        <w:t>, t</w:t>
      </w:r>
      <w:r w:rsidRPr="006618DB">
        <w:rPr>
          <w:color w:val="28335F"/>
        </w:rPr>
        <w:t xml:space="preserve">he collapse in Kenya in the 1990s of 50-90% of the coral reef due to coral bleaching </w:t>
      </w:r>
      <w:r w:rsidR="00D15421">
        <w:rPr>
          <w:color w:val="28335F"/>
        </w:rPr>
        <w:t xml:space="preserve">and overfishing combined with destructive gears </w:t>
      </w:r>
      <w:r>
        <w:rPr>
          <w:color w:val="28335F"/>
        </w:rPr>
        <w:t xml:space="preserve">adversely </w:t>
      </w:r>
      <w:r w:rsidRPr="006618DB">
        <w:rPr>
          <w:color w:val="28335F"/>
        </w:rPr>
        <w:t>affected the livelihoods of the inshore artisanal fishers that make up 90% of the fishing community.</w:t>
      </w:r>
      <w:r w:rsidR="00D15421">
        <w:rPr>
          <w:color w:val="28335F"/>
        </w:rPr>
        <w:t xml:space="preserve"> The local elders and senior beach residents got together in 2003 to form a CBO to set-up and manage a CCA, a closed area or “Tengefu”.</w:t>
      </w:r>
    </w:p>
    <w:p w14:paraId="7AED3325" w14:textId="67F8987F" w:rsidR="00D15421" w:rsidRDefault="00AC56CE" w:rsidP="00AC56CE">
      <w:pPr>
        <w:spacing w:before="240"/>
        <w:jc w:val="both"/>
      </w:pPr>
      <w:r>
        <w:t xml:space="preserve">The project </w:t>
      </w:r>
      <w:r w:rsidR="00D15421">
        <w:t xml:space="preserve">therefore </w:t>
      </w:r>
      <w:r>
        <w:t xml:space="preserve">builds on 20 years of CCA experience of Kuruwitu Conservation and Welfare CBO (KCW-CBO) </w:t>
      </w:r>
      <w:r w:rsidR="00444BE5">
        <w:t>operating under</w:t>
      </w:r>
      <w:r>
        <w:t xml:space="preserve"> traditional laws</w:t>
      </w:r>
      <w:r w:rsidR="00D15421">
        <w:t>. The remarkable 30% coral and 400% fish recovery</w:t>
      </w:r>
      <w:r w:rsidR="009971BE">
        <w:t xml:space="preserve">, </w:t>
      </w:r>
      <w:r w:rsidR="00444BE5">
        <w:t>also contributed an</w:t>
      </w:r>
      <w:r w:rsidR="009971BE">
        <w:t xml:space="preserve"> outward</w:t>
      </w:r>
      <w:r w:rsidR="00D15421">
        <w:t xml:space="preserve"> spill over migration </w:t>
      </w:r>
      <w:r w:rsidR="00444BE5">
        <w:t>benefiting neighboring fishers</w:t>
      </w:r>
      <w:r w:rsidR="009971BE">
        <w:t>. Further,</w:t>
      </w:r>
      <w:r w:rsidR="00D15421">
        <w:t xml:space="preserve"> </w:t>
      </w:r>
      <w:r>
        <w:t xml:space="preserve">the </w:t>
      </w:r>
      <w:r w:rsidR="009971BE">
        <w:t xml:space="preserve">biodiversity </w:t>
      </w:r>
      <w:r>
        <w:t>spectacle created</w:t>
      </w:r>
      <w:r w:rsidR="009971BE">
        <w:t xml:space="preserve"> an</w:t>
      </w:r>
      <w:r>
        <w:t xml:space="preserve"> ecotourism </w:t>
      </w:r>
      <w:r w:rsidR="009971BE">
        <w:t xml:space="preserve">venue </w:t>
      </w:r>
      <w:r>
        <w:t>as an additional revenue stream</w:t>
      </w:r>
      <w:r w:rsidR="009971BE">
        <w:t>. This has</w:t>
      </w:r>
      <w:r w:rsidR="00D15421">
        <w:t xml:space="preserve"> opened scope for private sector concessions to lease the site for snorkeling</w:t>
      </w:r>
      <w:r w:rsidR="00444BE5">
        <w:t xml:space="preserve">, and studies </w:t>
      </w:r>
      <w:r w:rsidR="00F76D42">
        <w:t xml:space="preserve">are </w:t>
      </w:r>
      <w:r w:rsidR="00444BE5">
        <w:t xml:space="preserve">underway to see if terrestrial wildlife conservancies concepts apply to </w:t>
      </w:r>
      <w:r w:rsidR="00FB7493">
        <w:t xml:space="preserve">marine </w:t>
      </w:r>
      <w:r w:rsidR="00444BE5">
        <w:t>aquatic ecosystems</w:t>
      </w:r>
      <w:r w:rsidR="00D15421">
        <w:t>.</w:t>
      </w:r>
    </w:p>
    <w:p w14:paraId="14BF17F7" w14:textId="2E49E64F" w:rsidR="00AC56CE" w:rsidRPr="00564F00" w:rsidRDefault="00D15421" w:rsidP="00AC56CE">
      <w:pPr>
        <w:spacing w:before="240"/>
        <w:jc w:val="both"/>
      </w:pPr>
      <w:r>
        <w:t xml:space="preserve">Given the growing </w:t>
      </w:r>
      <w:r w:rsidR="00444BE5">
        <w:t xml:space="preserve">interest and </w:t>
      </w:r>
      <w:r>
        <w:t>demand for technology sharing of the CCA concept</w:t>
      </w:r>
      <w:r w:rsidR="009971BE">
        <w:t xml:space="preserve"> and </w:t>
      </w:r>
      <w:r w:rsidR="00444BE5">
        <w:t xml:space="preserve">the request to </w:t>
      </w:r>
      <w:r w:rsidR="009971BE">
        <w:t>support emerging BMUs</w:t>
      </w:r>
      <w:r>
        <w:t xml:space="preserve">, Oceans Alive </w:t>
      </w:r>
      <w:r w:rsidR="009971BE">
        <w:t xml:space="preserve">(OA) </w:t>
      </w:r>
      <w:r>
        <w:t>was formed in 2016, and rer</w:t>
      </w:r>
      <w:r w:rsidR="009971BE">
        <w:t>egistered in 2019 as an NGO. OA</w:t>
      </w:r>
      <w:r w:rsidR="00AC56CE">
        <w:t xml:space="preserve"> </w:t>
      </w:r>
      <w:r w:rsidR="009971BE">
        <w:t>has raised donor support to both manage the CCA but also supported the development in 2022 of the KBMU CMA Plan and now funds its implementation</w:t>
      </w:r>
      <w:r w:rsidR="00444BE5">
        <w:t xml:space="preserve"> and coral restoration</w:t>
      </w:r>
      <w:r w:rsidR="009971BE">
        <w:t xml:space="preserve">. </w:t>
      </w:r>
      <w:r w:rsidR="00AC56CE">
        <w:t xml:space="preserve"> </w:t>
      </w:r>
    </w:p>
    <w:p w14:paraId="2C1097FC" w14:textId="77777777" w:rsidR="00441F0F" w:rsidRPr="00AC56CE" w:rsidRDefault="00441F0F" w:rsidP="00AC56CE">
      <w:pPr>
        <w:jc w:val="both"/>
        <w:rPr>
          <w:rFonts w:ascii="Calibri" w:eastAsia="Times New Roman" w:hAnsi="Calibri" w:cs="Calibri"/>
          <w:lang w:eastAsia="en-GB"/>
        </w:rPr>
      </w:pPr>
    </w:p>
    <w:p w14:paraId="13A3644F" w14:textId="77777777" w:rsidR="0024245A" w:rsidRDefault="00D92D61">
      <w:pPr>
        <w:pStyle w:val="Normal1"/>
        <w:numPr>
          <w:ilvl w:val="0"/>
          <w:numId w:val="2"/>
        </w:numPr>
        <w:shd w:val="clear" w:color="auto" w:fill="FFFFFF"/>
        <w:spacing w:after="200"/>
        <w:rPr>
          <w:color w:val="28335F"/>
        </w:rPr>
      </w:pPr>
      <w:r>
        <w:rPr>
          <w:b/>
          <w:color w:val="28335F"/>
        </w:rPr>
        <w:t>Who are your partners on this project (and their roles)?</w:t>
      </w:r>
      <w:r>
        <w:rPr>
          <w:color w:val="28335F"/>
        </w:rPr>
        <w:t xml:space="preserve"> *</w:t>
      </w:r>
    </w:p>
    <w:p w14:paraId="7E4BE24B" w14:textId="64152E94" w:rsidR="00235046" w:rsidRDefault="00AB0656" w:rsidP="00AB0656">
      <w:pPr>
        <w:pStyle w:val="ListParagraph"/>
        <w:numPr>
          <w:ilvl w:val="2"/>
          <w:numId w:val="10"/>
        </w:numPr>
        <w:spacing w:line="240" w:lineRule="auto"/>
        <w:jc w:val="both"/>
        <w:textAlignment w:val="center"/>
        <w:rPr>
          <w:rFonts w:ascii="Calibri" w:eastAsia="Times New Roman" w:hAnsi="Calibri" w:cs="Calibri"/>
          <w:lang w:eastAsia="en-GB"/>
        </w:rPr>
      </w:pPr>
      <w:r>
        <w:rPr>
          <w:rFonts w:ascii="Calibri" w:eastAsia="Times New Roman" w:hAnsi="Calibri" w:cs="Calibri"/>
          <w:lang w:eastAsia="en-GB"/>
        </w:rPr>
        <w:t xml:space="preserve">Kuruwitu Conservation and Welfare Community Based </w:t>
      </w:r>
      <w:proofErr w:type="spellStart"/>
      <w:r>
        <w:rPr>
          <w:rFonts w:ascii="Calibri" w:eastAsia="Times New Roman" w:hAnsi="Calibri" w:cs="Calibri"/>
          <w:lang w:eastAsia="en-GB"/>
        </w:rPr>
        <w:t>Organisation</w:t>
      </w:r>
      <w:proofErr w:type="spellEnd"/>
      <w:r>
        <w:rPr>
          <w:rFonts w:ascii="Calibri" w:eastAsia="Times New Roman" w:hAnsi="Calibri" w:cs="Calibri"/>
          <w:lang w:eastAsia="en-GB"/>
        </w:rPr>
        <w:t xml:space="preserve"> (KCW-CBO): </w:t>
      </w:r>
    </w:p>
    <w:p w14:paraId="40354EE8" w14:textId="77777777" w:rsidR="00D92CA6" w:rsidRDefault="00D92CA6" w:rsidP="00AB0656">
      <w:pPr>
        <w:pStyle w:val="ListParagraph"/>
        <w:spacing w:line="240" w:lineRule="auto"/>
        <w:ind w:left="1080"/>
        <w:jc w:val="both"/>
        <w:textAlignment w:val="center"/>
        <w:rPr>
          <w:rFonts w:ascii="Calibri" w:eastAsia="Times New Roman" w:hAnsi="Calibri" w:cs="Calibri"/>
          <w:lang w:eastAsia="en-GB"/>
        </w:rPr>
      </w:pPr>
    </w:p>
    <w:p w14:paraId="5820F744" w14:textId="7EC99729" w:rsidR="00AB0656" w:rsidRDefault="00444BE5" w:rsidP="00AB0656">
      <w:pPr>
        <w:pStyle w:val="ListParagraph"/>
        <w:spacing w:line="240" w:lineRule="auto"/>
        <w:ind w:left="1080"/>
        <w:jc w:val="both"/>
        <w:textAlignment w:val="center"/>
        <w:rPr>
          <w:rFonts w:ascii="Calibri" w:eastAsia="Times New Roman" w:hAnsi="Calibri" w:cs="Calibri"/>
          <w:lang w:eastAsia="en-GB"/>
        </w:rPr>
      </w:pPr>
      <w:r>
        <w:rPr>
          <w:rFonts w:ascii="Calibri" w:eastAsia="Times New Roman" w:hAnsi="Calibri" w:cs="Calibri"/>
          <w:lang w:eastAsia="en-GB"/>
        </w:rPr>
        <w:t xml:space="preserve">KCW-CBO is a community lead conservation association managing 30 ha marine sanctuary. </w:t>
      </w:r>
      <w:r w:rsidR="00AB0656">
        <w:rPr>
          <w:rFonts w:ascii="Calibri" w:eastAsia="Times New Roman" w:hAnsi="Calibri" w:cs="Calibri"/>
          <w:lang w:eastAsia="en-GB"/>
        </w:rPr>
        <w:t>Th</w:t>
      </w:r>
      <w:r>
        <w:rPr>
          <w:rFonts w:ascii="Calibri" w:eastAsia="Times New Roman" w:hAnsi="Calibri" w:cs="Calibri"/>
          <w:lang w:eastAsia="en-GB"/>
        </w:rPr>
        <w:t>is</w:t>
      </w:r>
      <w:r w:rsidR="00AB0656">
        <w:rPr>
          <w:rFonts w:ascii="Calibri" w:eastAsia="Times New Roman" w:hAnsi="Calibri" w:cs="Calibri"/>
          <w:lang w:eastAsia="en-GB"/>
        </w:rPr>
        <w:t xml:space="preserve"> </w:t>
      </w:r>
      <w:r w:rsidR="006902DC">
        <w:rPr>
          <w:rFonts w:ascii="Calibri" w:eastAsia="Times New Roman" w:hAnsi="Calibri" w:cs="Calibri"/>
          <w:lang w:eastAsia="en-GB"/>
        </w:rPr>
        <w:t xml:space="preserve">pilot </w:t>
      </w:r>
      <w:r>
        <w:rPr>
          <w:rFonts w:ascii="Calibri" w:eastAsia="Times New Roman" w:hAnsi="Calibri" w:cs="Calibri"/>
          <w:lang w:eastAsia="en-GB"/>
        </w:rPr>
        <w:t xml:space="preserve">sanctuary or </w:t>
      </w:r>
      <w:r w:rsidR="006902DC">
        <w:rPr>
          <w:rFonts w:ascii="Calibri" w:eastAsia="Times New Roman" w:hAnsi="Calibri" w:cs="Calibri"/>
          <w:lang w:eastAsia="en-GB"/>
        </w:rPr>
        <w:t>T</w:t>
      </w:r>
      <w:r w:rsidR="00AB0656">
        <w:rPr>
          <w:rFonts w:ascii="Calibri" w:eastAsia="Times New Roman" w:hAnsi="Calibri" w:cs="Calibri"/>
          <w:lang w:eastAsia="en-GB"/>
        </w:rPr>
        <w:t>engefu</w:t>
      </w:r>
      <w:r w:rsidR="00EE23AB">
        <w:rPr>
          <w:rFonts w:ascii="Calibri" w:eastAsia="Times New Roman" w:hAnsi="Calibri" w:cs="Calibri"/>
          <w:lang w:eastAsia="en-GB"/>
        </w:rPr>
        <w:t xml:space="preserve"> is</w:t>
      </w:r>
      <w:r w:rsidR="00AB0656">
        <w:rPr>
          <w:rFonts w:ascii="Calibri" w:eastAsia="Times New Roman" w:hAnsi="Calibri" w:cs="Calibri"/>
          <w:lang w:eastAsia="en-GB"/>
        </w:rPr>
        <w:t xml:space="preserve"> administered by the KCW-CBO </w:t>
      </w:r>
      <w:r w:rsidR="00EE23AB">
        <w:rPr>
          <w:rFonts w:ascii="Calibri" w:eastAsia="Times New Roman" w:hAnsi="Calibri" w:cs="Calibri"/>
          <w:lang w:eastAsia="en-GB"/>
        </w:rPr>
        <w:t xml:space="preserve">and </w:t>
      </w:r>
      <w:r w:rsidR="00AB0656">
        <w:rPr>
          <w:rFonts w:ascii="Calibri" w:eastAsia="Times New Roman" w:hAnsi="Calibri" w:cs="Calibri"/>
          <w:lang w:eastAsia="en-GB"/>
        </w:rPr>
        <w:t xml:space="preserve">would serve as a Living Classroom for </w:t>
      </w:r>
      <w:r>
        <w:rPr>
          <w:rFonts w:ascii="Calibri" w:eastAsia="Times New Roman" w:hAnsi="Calibri" w:cs="Calibri"/>
          <w:lang w:eastAsia="en-GB"/>
        </w:rPr>
        <w:t xml:space="preserve">peer to peer </w:t>
      </w:r>
      <w:r w:rsidR="00AB0656">
        <w:rPr>
          <w:rFonts w:ascii="Calibri" w:eastAsia="Times New Roman" w:hAnsi="Calibri" w:cs="Calibri"/>
          <w:lang w:eastAsia="en-GB"/>
        </w:rPr>
        <w:t xml:space="preserve">training </w:t>
      </w:r>
      <w:r>
        <w:rPr>
          <w:rFonts w:ascii="Calibri" w:eastAsia="Times New Roman" w:hAnsi="Calibri" w:cs="Calibri"/>
          <w:lang w:eastAsia="en-GB"/>
        </w:rPr>
        <w:t xml:space="preserve">of </w:t>
      </w:r>
      <w:r w:rsidR="00AB0656">
        <w:rPr>
          <w:rFonts w:ascii="Calibri" w:eastAsia="Times New Roman" w:hAnsi="Calibri" w:cs="Calibri"/>
          <w:lang w:eastAsia="en-GB"/>
        </w:rPr>
        <w:t xml:space="preserve">fishers on methods for </w:t>
      </w:r>
      <w:r>
        <w:rPr>
          <w:rFonts w:ascii="Calibri" w:eastAsia="Times New Roman" w:hAnsi="Calibri" w:cs="Calibri"/>
          <w:lang w:eastAsia="en-GB"/>
        </w:rPr>
        <w:t xml:space="preserve">replication of CCA, for </w:t>
      </w:r>
      <w:r w:rsidR="00AB0656">
        <w:rPr>
          <w:rFonts w:ascii="Calibri" w:eastAsia="Times New Roman" w:hAnsi="Calibri" w:cs="Calibri"/>
          <w:lang w:eastAsia="en-GB"/>
        </w:rPr>
        <w:t>Coral Gardening and Reef Restoration</w:t>
      </w:r>
      <w:r w:rsidR="009971BE">
        <w:rPr>
          <w:rFonts w:ascii="Calibri" w:eastAsia="Times New Roman" w:hAnsi="Calibri" w:cs="Calibri"/>
          <w:lang w:eastAsia="en-GB"/>
        </w:rPr>
        <w:t>, explaining ecotourism options, and</w:t>
      </w:r>
      <w:r w:rsidR="00AB0656">
        <w:rPr>
          <w:rFonts w:ascii="Calibri" w:eastAsia="Times New Roman" w:hAnsi="Calibri" w:cs="Calibri"/>
          <w:lang w:eastAsia="en-GB"/>
        </w:rPr>
        <w:t xml:space="preserve"> </w:t>
      </w:r>
      <w:r w:rsidR="00AB0656">
        <w:rPr>
          <w:rFonts w:ascii="Calibri" w:eastAsia="Times New Roman" w:hAnsi="Calibri" w:cs="Calibri"/>
          <w:lang w:eastAsia="en-GB"/>
        </w:rPr>
        <w:lastRenderedPageBreak/>
        <w:t xml:space="preserve">‘spillover’ effect. </w:t>
      </w:r>
      <w:r w:rsidR="009971BE">
        <w:rPr>
          <w:rFonts w:ascii="Calibri" w:eastAsia="Times New Roman" w:hAnsi="Calibri" w:cs="Calibri"/>
          <w:lang w:eastAsia="en-GB"/>
        </w:rPr>
        <w:t>It shall also be the venue for nursery production of juvenile coral colonies.</w:t>
      </w:r>
    </w:p>
    <w:p w14:paraId="03BAD582" w14:textId="77777777" w:rsidR="00EE23AB" w:rsidRDefault="00EE23AB" w:rsidP="00AB0656">
      <w:pPr>
        <w:pStyle w:val="ListParagraph"/>
        <w:spacing w:line="240" w:lineRule="auto"/>
        <w:ind w:left="1080"/>
        <w:jc w:val="both"/>
        <w:textAlignment w:val="center"/>
        <w:rPr>
          <w:rFonts w:ascii="Calibri" w:eastAsia="Times New Roman" w:hAnsi="Calibri" w:cs="Calibri"/>
          <w:lang w:eastAsia="en-GB"/>
        </w:rPr>
      </w:pPr>
    </w:p>
    <w:p w14:paraId="319D7B9F" w14:textId="77777777" w:rsidR="00AB0656" w:rsidRDefault="00D92CA6" w:rsidP="00AB0656">
      <w:pPr>
        <w:pStyle w:val="ListParagraph"/>
        <w:numPr>
          <w:ilvl w:val="2"/>
          <w:numId w:val="10"/>
        </w:numPr>
        <w:spacing w:line="240" w:lineRule="auto"/>
        <w:jc w:val="both"/>
        <w:textAlignment w:val="center"/>
        <w:rPr>
          <w:rFonts w:ascii="Calibri" w:eastAsia="Times New Roman" w:hAnsi="Calibri" w:cs="Calibri"/>
          <w:lang w:eastAsia="en-GB"/>
        </w:rPr>
      </w:pPr>
      <w:r>
        <w:rPr>
          <w:rFonts w:ascii="Calibri" w:eastAsia="Times New Roman" w:hAnsi="Calibri" w:cs="Calibri"/>
          <w:lang w:eastAsia="en-GB"/>
        </w:rPr>
        <w:t>Kuruwitu Beach Management Unit (K-BMU):</w:t>
      </w:r>
    </w:p>
    <w:p w14:paraId="019C60BA" w14:textId="77777777" w:rsidR="00D92CA6" w:rsidRDefault="00D92CA6" w:rsidP="00D92CA6">
      <w:pPr>
        <w:pStyle w:val="ListParagraph"/>
        <w:spacing w:line="240" w:lineRule="auto"/>
        <w:ind w:left="1080"/>
        <w:jc w:val="both"/>
        <w:textAlignment w:val="center"/>
        <w:rPr>
          <w:rFonts w:ascii="Calibri" w:eastAsia="Times New Roman" w:hAnsi="Calibri" w:cs="Calibri"/>
          <w:lang w:eastAsia="en-GB"/>
        </w:rPr>
      </w:pPr>
    </w:p>
    <w:p w14:paraId="67376A81" w14:textId="2CDB694A" w:rsidR="00AB0656" w:rsidRDefault="00D92CA6" w:rsidP="00AB0656">
      <w:pPr>
        <w:pStyle w:val="ListParagraph"/>
        <w:spacing w:line="240" w:lineRule="auto"/>
        <w:ind w:left="1080"/>
        <w:jc w:val="both"/>
        <w:textAlignment w:val="center"/>
        <w:rPr>
          <w:rFonts w:ascii="Calibri" w:eastAsia="Times New Roman" w:hAnsi="Calibri" w:cs="Calibri"/>
          <w:lang w:eastAsia="en-GB"/>
        </w:rPr>
      </w:pPr>
      <w:r>
        <w:rPr>
          <w:rFonts w:ascii="Calibri" w:eastAsia="Times New Roman" w:hAnsi="Calibri" w:cs="Calibri"/>
          <w:lang w:eastAsia="en-GB"/>
        </w:rPr>
        <w:t xml:space="preserve">The K-BMU </w:t>
      </w:r>
      <w:r w:rsidR="00444BE5">
        <w:rPr>
          <w:rFonts w:ascii="Calibri" w:eastAsia="Times New Roman" w:hAnsi="Calibri" w:cs="Calibri"/>
          <w:lang w:eastAsia="en-GB"/>
        </w:rPr>
        <w:t xml:space="preserve">are an association of 200 fishers that manage 12 km of fringe reef and 12,00 ha CMA. They </w:t>
      </w:r>
      <w:r>
        <w:rPr>
          <w:rFonts w:ascii="Calibri" w:eastAsia="Times New Roman" w:hAnsi="Calibri" w:cs="Calibri"/>
          <w:lang w:eastAsia="en-GB"/>
        </w:rPr>
        <w:t xml:space="preserve">will be the key implementers for the project. Comprising fishers and fish traders, they will be directly involved </w:t>
      </w:r>
      <w:r w:rsidR="00444BE5">
        <w:rPr>
          <w:rFonts w:ascii="Calibri" w:eastAsia="Times New Roman" w:hAnsi="Calibri" w:cs="Calibri"/>
          <w:lang w:eastAsia="en-GB"/>
        </w:rPr>
        <w:t xml:space="preserve">in an internship </w:t>
      </w:r>
      <w:r>
        <w:rPr>
          <w:rFonts w:ascii="Calibri" w:eastAsia="Times New Roman" w:hAnsi="Calibri" w:cs="Calibri"/>
          <w:lang w:eastAsia="en-GB"/>
        </w:rPr>
        <w:t xml:space="preserve">in </w:t>
      </w:r>
      <w:r w:rsidR="009971BE">
        <w:rPr>
          <w:rFonts w:ascii="Calibri" w:eastAsia="Times New Roman" w:hAnsi="Calibri" w:cs="Calibri"/>
          <w:lang w:eastAsia="en-GB"/>
        </w:rPr>
        <w:t xml:space="preserve">pilot trials of various </w:t>
      </w:r>
      <w:r>
        <w:rPr>
          <w:rFonts w:ascii="Calibri" w:eastAsia="Times New Roman" w:hAnsi="Calibri" w:cs="Calibri"/>
          <w:lang w:eastAsia="en-GB"/>
        </w:rPr>
        <w:t xml:space="preserve">coral gardening </w:t>
      </w:r>
      <w:r w:rsidR="009971BE">
        <w:rPr>
          <w:rFonts w:ascii="Calibri" w:eastAsia="Times New Roman" w:hAnsi="Calibri" w:cs="Calibri"/>
          <w:lang w:eastAsia="en-GB"/>
        </w:rPr>
        <w:t>options</w:t>
      </w:r>
      <w:r w:rsidR="006902DC">
        <w:rPr>
          <w:rFonts w:ascii="Calibri" w:eastAsia="Times New Roman" w:hAnsi="Calibri" w:cs="Calibri"/>
          <w:lang w:eastAsia="en-GB"/>
        </w:rPr>
        <w:t xml:space="preserve"> </w:t>
      </w:r>
      <w:r w:rsidR="00BB319C">
        <w:rPr>
          <w:rFonts w:ascii="Calibri" w:eastAsia="Times New Roman" w:hAnsi="Calibri" w:cs="Calibri"/>
          <w:lang w:eastAsia="en-GB"/>
        </w:rPr>
        <w:t xml:space="preserve">that could be replicated </w:t>
      </w:r>
      <w:r w:rsidR="006902DC">
        <w:rPr>
          <w:rFonts w:ascii="Calibri" w:eastAsia="Times New Roman" w:hAnsi="Calibri" w:cs="Calibri"/>
          <w:lang w:eastAsia="en-GB"/>
        </w:rPr>
        <w:t xml:space="preserve">along their 12 km fringe reef. They </w:t>
      </w:r>
      <w:r>
        <w:rPr>
          <w:rFonts w:ascii="Calibri" w:eastAsia="Times New Roman" w:hAnsi="Calibri" w:cs="Calibri"/>
          <w:lang w:eastAsia="en-GB"/>
        </w:rPr>
        <w:t xml:space="preserve">will </w:t>
      </w:r>
      <w:r w:rsidR="00EC7F68">
        <w:rPr>
          <w:rFonts w:ascii="Calibri" w:eastAsia="Times New Roman" w:hAnsi="Calibri" w:cs="Calibri"/>
          <w:lang w:eastAsia="en-GB"/>
        </w:rPr>
        <w:t xml:space="preserve">be the direct beneficiaries </w:t>
      </w:r>
      <w:r w:rsidR="006902DC">
        <w:rPr>
          <w:rFonts w:ascii="Calibri" w:eastAsia="Times New Roman" w:hAnsi="Calibri" w:cs="Calibri"/>
          <w:lang w:eastAsia="en-GB"/>
        </w:rPr>
        <w:t xml:space="preserve">of any resultant </w:t>
      </w:r>
      <w:r>
        <w:rPr>
          <w:rFonts w:ascii="Calibri" w:eastAsia="Times New Roman" w:hAnsi="Calibri" w:cs="Calibri"/>
          <w:lang w:eastAsia="en-GB"/>
        </w:rPr>
        <w:t>enhance</w:t>
      </w:r>
      <w:r w:rsidR="006902DC">
        <w:rPr>
          <w:rFonts w:ascii="Calibri" w:eastAsia="Times New Roman" w:hAnsi="Calibri" w:cs="Calibri"/>
          <w:lang w:eastAsia="en-GB"/>
        </w:rPr>
        <w:t xml:space="preserve">ment of the inshore </w:t>
      </w:r>
      <w:r>
        <w:rPr>
          <w:rFonts w:ascii="Calibri" w:eastAsia="Times New Roman" w:hAnsi="Calibri" w:cs="Calibri"/>
          <w:lang w:eastAsia="en-GB"/>
        </w:rPr>
        <w:t>traditional fisheries</w:t>
      </w:r>
      <w:r w:rsidR="006902DC">
        <w:rPr>
          <w:rFonts w:ascii="Calibri" w:eastAsia="Times New Roman" w:hAnsi="Calibri" w:cs="Calibri"/>
          <w:lang w:eastAsia="en-GB"/>
        </w:rPr>
        <w:t>, benefitting from t</w:t>
      </w:r>
      <w:r>
        <w:rPr>
          <w:rFonts w:ascii="Calibri" w:eastAsia="Times New Roman" w:hAnsi="Calibri" w:cs="Calibri"/>
          <w:lang w:eastAsia="en-GB"/>
        </w:rPr>
        <w:t xml:space="preserve">he </w:t>
      </w:r>
      <w:r w:rsidR="009971BE">
        <w:rPr>
          <w:rFonts w:ascii="Calibri" w:eastAsia="Times New Roman" w:hAnsi="Calibri" w:cs="Calibri"/>
          <w:lang w:eastAsia="en-GB"/>
        </w:rPr>
        <w:t xml:space="preserve">restored corals and </w:t>
      </w:r>
      <w:r w:rsidR="006902DC">
        <w:rPr>
          <w:rFonts w:ascii="Calibri" w:eastAsia="Times New Roman" w:hAnsi="Calibri" w:cs="Calibri"/>
          <w:lang w:eastAsia="en-GB"/>
        </w:rPr>
        <w:t>fishery</w:t>
      </w:r>
      <w:r>
        <w:rPr>
          <w:rFonts w:ascii="Calibri" w:eastAsia="Times New Roman" w:hAnsi="Calibri" w:cs="Calibri"/>
          <w:lang w:eastAsia="en-GB"/>
        </w:rPr>
        <w:t>. The</w:t>
      </w:r>
      <w:r w:rsidR="006902DC">
        <w:rPr>
          <w:rFonts w:ascii="Calibri" w:eastAsia="Times New Roman" w:hAnsi="Calibri" w:cs="Calibri"/>
          <w:lang w:eastAsia="en-GB"/>
        </w:rPr>
        <w:t xml:space="preserve"> BMU by</w:t>
      </w:r>
      <w:r>
        <w:rPr>
          <w:rFonts w:ascii="Calibri" w:eastAsia="Times New Roman" w:hAnsi="Calibri" w:cs="Calibri"/>
          <w:lang w:eastAsia="en-GB"/>
        </w:rPr>
        <w:t xml:space="preserve">-laws </w:t>
      </w:r>
      <w:r w:rsidR="006902DC">
        <w:rPr>
          <w:rFonts w:ascii="Calibri" w:eastAsia="Times New Roman" w:hAnsi="Calibri" w:cs="Calibri"/>
          <w:lang w:eastAsia="en-GB"/>
        </w:rPr>
        <w:t xml:space="preserve">shall </w:t>
      </w:r>
      <w:r>
        <w:rPr>
          <w:rFonts w:ascii="Calibri" w:eastAsia="Times New Roman" w:hAnsi="Calibri" w:cs="Calibri"/>
          <w:lang w:eastAsia="en-GB"/>
        </w:rPr>
        <w:t xml:space="preserve">govern </w:t>
      </w:r>
      <w:r w:rsidR="006902DC">
        <w:rPr>
          <w:rFonts w:ascii="Calibri" w:eastAsia="Times New Roman" w:hAnsi="Calibri" w:cs="Calibri"/>
          <w:lang w:eastAsia="en-GB"/>
        </w:rPr>
        <w:t xml:space="preserve">protection of </w:t>
      </w:r>
      <w:r w:rsidR="00BB319C">
        <w:rPr>
          <w:rFonts w:ascii="Calibri" w:eastAsia="Times New Roman" w:hAnsi="Calibri" w:cs="Calibri"/>
          <w:lang w:eastAsia="en-GB"/>
        </w:rPr>
        <w:t xml:space="preserve">any additional CCA and </w:t>
      </w:r>
      <w:r w:rsidR="006902DC">
        <w:rPr>
          <w:rFonts w:ascii="Calibri" w:eastAsia="Times New Roman" w:hAnsi="Calibri" w:cs="Calibri"/>
          <w:lang w:eastAsia="en-GB"/>
        </w:rPr>
        <w:t>artificial reef placements.</w:t>
      </w:r>
    </w:p>
    <w:p w14:paraId="53FDB3C6" w14:textId="77777777" w:rsidR="00EE23AB" w:rsidRDefault="00EE23AB" w:rsidP="00AB0656">
      <w:pPr>
        <w:pStyle w:val="ListParagraph"/>
        <w:spacing w:line="240" w:lineRule="auto"/>
        <w:ind w:left="1080"/>
        <w:jc w:val="both"/>
        <w:textAlignment w:val="center"/>
        <w:rPr>
          <w:rFonts w:ascii="Calibri" w:eastAsia="Times New Roman" w:hAnsi="Calibri" w:cs="Calibri"/>
          <w:lang w:eastAsia="en-GB"/>
        </w:rPr>
      </w:pPr>
    </w:p>
    <w:p w14:paraId="46E6A139" w14:textId="78630828" w:rsidR="00EE23AB" w:rsidRDefault="00EE23AB" w:rsidP="00EE23AB">
      <w:pPr>
        <w:pStyle w:val="ListParagraph"/>
        <w:numPr>
          <w:ilvl w:val="2"/>
          <w:numId w:val="10"/>
        </w:numPr>
        <w:spacing w:line="240" w:lineRule="auto"/>
        <w:jc w:val="both"/>
        <w:textAlignment w:val="center"/>
        <w:rPr>
          <w:rFonts w:ascii="Calibri" w:eastAsia="Times New Roman" w:hAnsi="Calibri" w:cs="Calibri"/>
          <w:lang w:eastAsia="en-GB"/>
        </w:rPr>
      </w:pPr>
      <w:r>
        <w:rPr>
          <w:rFonts w:ascii="Calibri" w:eastAsia="Times New Roman" w:hAnsi="Calibri" w:cs="Calibri"/>
          <w:lang w:eastAsia="en-GB"/>
        </w:rPr>
        <w:t>Kilifi Beach Management Unit Network (KBMU</w:t>
      </w:r>
      <w:r w:rsidR="00BB319C">
        <w:rPr>
          <w:rFonts w:ascii="Calibri" w:eastAsia="Times New Roman" w:hAnsi="Calibri" w:cs="Calibri"/>
          <w:lang w:eastAsia="en-GB"/>
        </w:rPr>
        <w:t>-</w:t>
      </w:r>
      <w:r>
        <w:rPr>
          <w:rFonts w:ascii="Calibri" w:eastAsia="Times New Roman" w:hAnsi="Calibri" w:cs="Calibri"/>
          <w:lang w:eastAsia="en-GB"/>
        </w:rPr>
        <w:t>N</w:t>
      </w:r>
      <w:r w:rsidR="006902DC">
        <w:rPr>
          <w:rFonts w:ascii="Calibri" w:eastAsia="Times New Roman" w:hAnsi="Calibri" w:cs="Calibri"/>
          <w:lang w:eastAsia="en-GB"/>
        </w:rPr>
        <w:t>W</w:t>
      </w:r>
      <w:r>
        <w:rPr>
          <w:rFonts w:ascii="Calibri" w:eastAsia="Times New Roman" w:hAnsi="Calibri" w:cs="Calibri"/>
          <w:lang w:eastAsia="en-GB"/>
        </w:rPr>
        <w:t>):</w:t>
      </w:r>
    </w:p>
    <w:p w14:paraId="18C3EFEF" w14:textId="77777777" w:rsidR="00EE23AB" w:rsidRDefault="00EE23AB" w:rsidP="00EE23AB">
      <w:pPr>
        <w:pStyle w:val="ListParagraph"/>
        <w:spacing w:line="240" w:lineRule="auto"/>
        <w:ind w:left="1080"/>
        <w:jc w:val="both"/>
        <w:textAlignment w:val="center"/>
        <w:rPr>
          <w:rFonts w:ascii="Calibri" w:eastAsia="Times New Roman" w:hAnsi="Calibri" w:cs="Calibri"/>
          <w:lang w:eastAsia="en-GB"/>
        </w:rPr>
      </w:pPr>
    </w:p>
    <w:p w14:paraId="2FD870B4" w14:textId="6899494B" w:rsidR="00EE23AB" w:rsidRDefault="00EE23AB" w:rsidP="00EE23AB">
      <w:pPr>
        <w:pStyle w:val="ListParagraph"/>
        <w:spacing w:line="240" w:lineRule="auto"/>
        <w:ind w:left="1080"/>
        <w:jc w:val="both"/>
        <w:textAlignment w:val="center"/>
        <w:rPr>
          <w:rFonts w:ascii="Calibri" w:eastAsia="Times New Roman" w:hAnsi="Calibri" w:cs="Calibri"/>
          <w:lang w:eastAsia="en-GB"/>
        </w:rPr>
      </w:pPr>
      <w:r>
        <w:rPr>
          <w:rFonts w:ascii="Calibri" w:eastAsia="Times New Roman" w:hAnsi="Calibri" w:cs="Calibri"/>
          <w:lang w:eastAsia="en-GB"/>
        </w:rPr>
        <w:t>KBMU</w:t>
      </w:r>
      <w:r w:rsidR="00BB319C">
        <w:rPr>
          <w:rFonts w:ascii="Calibri" w:eastAsia="Times New Roman" w:hAnsi="Calibri" w:cs="Calibri"/>
          <w:lang w:eastAsia="en-GB"/>
        </w:rPr>
        <w:t>-</w:t>
      </w:r>
      <w:r>
        <w:rPr>
          <w:rFonts w:ascii="Calibri" w:eastAsia="Times New Roman" w:hAnsi="Calibri" w:cs="Calibri"/>
          <w:lang w:eastAsia="en-GB"/>
        </w:rPr>
        <w:t>N</w:t>
      </w:r>
      <w:r w:rsidR="006902DC">
        <w:rPr>
          <w:rFonts w:ascii="Calibri" w:eastAsia="Times New Roman" w:hAnsi="Calibri" w:cs="Calibri"/>
          <w:lang w:eastAsia="en-GB"/>
        </w:rPr>
        <w:t>W</w:t>
      </w:r>
      <w:r>
        <w:rPr>
          <w:rFonts w:ascii="Calibri" w:eastAsia="Times New Roman" w:hAnsi="Calibri" w:cs="Calibri"/>
          <w:lang w:eastAsia="en-GB"/>
        </w:rPr>
        <w:t xml:space="preserve"> is </w:t>
      </w:r>
      <w:r w:rsidR="00BB319C">
        <w:rPr>
          <w:rFonts w:ascii="Calibri" w:eastAsia="Times New Roman" w:hAnsi="Calibri" w:cs="Calibri"/>
          <w:lang w:eastAsia="en-GB"/>
        </w:rPr>
        <w:t xml:space="preserve">an association </w:t>
      </w:r>
      <w:r>
        <w:rPr>
          <w:rFonts w:ascii="Calibri" w:eastAsia="Times New Roman" w:hAnsi="Calibri" w:cs="Calibri"/>
          <w:lang w:eastAsia="en-GB"/>
        </w:rPr>
        <w:t xml:space="preserve">instrumental in </w:t>
      </w:r>
      <w:r w:rsidR="006902DC">
        <w:rPr>
          <w:rFonts w:ascii="Calibri" w:eastAsia="Times New Roman" w:hAnsi="Calibri" w:cs="Calibri"/>
          <w:lang w:eastAsia="en-GB"/>
        </w:rPr>
        <w:t>supporting 17 BMUs</w:t>
      </w:r>
      <w:r w:rsidR="00BB319C">
        <w:rPr>
          <w:rFonts w:ascii="Calibri" w:eastAsia="Times New Roman" w:hAnsi="Calibri" w:cs="Calibri"/>
          <w:lang w:eastAsia="en-GB"/>
        </w:rPr>
        <w:t>, 7,000 fisher</w:t>
      </w:r>
      <w:r w:rsidR="006902DC">
        <w:rPr>
          <w:rFonts w:ascii="Calibri" w:eastAsia="Times New Roman" w:hAnsi="Calibri" w:cs="Calibri"/>
          <w:lang w:eastAsia="en-GB"/>
        </w:rPr>
        <w:t xml:space="preserve"> </w:t>
      </w:r>
      <w:r w:rsidR="00BB319C">
        <w:rPr>
          <w:rFonts w:ascii="Calibri" w:eastAsia="Times New Roman" w:hAnsi="Calibri" w:cs="Calibri"/>
          <w:lang w:eastAsia="en-GB"/>
        </w:rPr>
        <w:t xml:space="preserve">members who operate fishing grounds </w:t>
      </w:r>
      <w:r w:rsidR="006902DC">
        <w:rPr>
          <w:rFonts w:ascii="Calibri" w:eastAsia="Times New Roman" w:hAnsi="Calibri" w:cs="Calibri"/>
          <w:lang w:eastAsia="en-GB"/>
        </w:rPr>
        <w:t>in 270 km of Kilifi County coastline</w:t>
      </w:r>
      <w:r w:rsidR="00BB319C">
        <w:rPr>
          <w:rFonts w:ascii="Calibri" w:eastAsia="Times New Roman" w:hAnsi="Calibri" w:cs="Calibri"/>
          <w:lang w:eastAsia="en-GB"/>
        </w:rPr>
        <w:t>. They shall</w:t>
      </w:r>
      <w:r w:rsidR="006902DC">
        <w:rPr>
          <w:rFonts w:ascii="Calibri" w:eastAsia="Times New Roman" w:hAnsi="Calibri" w:cs="Calibri"/>
          <w:lang w:eastAsia="en-GB"/>
        </w:rPr>
        <w:t xml:space="preserve"> be the voice piece of sharing information to </w:t>
      </w:r>
      <w:r w:rsidR="00BB319C">
        <w:rPr>
          <w:rFonts w:ascii="Calibri" w:eastAsia="Times New Roman" w:hAnsi="Calibri" w:cs="Calibri"/>
          <w:lang w:eastAsia="en-GB"/>
        </w:rPr>
        <w:t xml:space="preserve">their members for up-scaling, to </w:t>
      </w:r>
      <w:r>
        <w:rPr>
          <w:rFonts w:ascii="Calibri" w:eastAsia="Times New Roman" w:hAnsi="Calibri" w:cs="Calibri"/>
          <w:lang w:eastAsia="en-GB"/>
        </w:rPr>
        <w:t>meet the</w:t>
      </w:r>
      <w:r w:rsidR="00BB319C">
        <w:rPr>
          <w:rFonts w:ascii="Calibri" w:eastAsia="Times New Roman" w:hAnsi="Calibri" w:cs="Calibri"/>
          <w:lang w:eastAsia="en-GB"/>
        </w:rPr>
        <w:t>ir</w:t>
      </w:r>
      <w:r>
        <w:rPr>
          <w:rFonts w:ascii="Calibri" w:eastAsia="Times New Roman" w:hAnsi="Calibri" w:cs="Calibri"/>
          <w:lang w:eastAsia="en-GB"/>
        </w:rPr>
        <w:t xml:space="preserve"> long</w:t>
      </w:r>
      <w:r w:rsidR="006902DC">
        <w:rPr>
          <w:rFonts w:ascii="Calibri" w:eastAsia="Times New Roman" w:hAnsi="Calibri" w:cs="Calibri"/>
          <w:lang w:eastAsia="en-GB"/>
        </w:rPr>
        <w:t>-</w:t>
      </w:r>
      <w:r>
        <w:rPr>
          <w:rFonts w:ascii="Calibri" w:eastAsia="Times New Roman" w:hAnsi="Calibri" w:cs="Calibri"/>
          <w:lang w:eastAsia="en-GB"/>
        </w:rPr>
        <w:t xml:space="preserve">term goal of expansion of the </w:t>
      </w:r>
      <w:r w:rsidR="006902DC">
        <w:rPr>
          <w:rFonts w:ascii="Calibri" w:eastAsia="Times New Roman" w:hAnsi="Calibri" w:cs="Calibri"/>
          <w:lang w:eastAsia="en-GB"/>
        </w:rPr>
        <w:t xml:space="preserve">best practice </w:t>
      </w:r>
      <w:r>
        <w:rPr>
          <w:rFonts w:ascii="Calibri" w:eastAsia="Times New Roman" w:hAnsi="Calibri" w:cs="Calibri"/>
          <w:lang w:eastAsia="en-GB"/>
        </w:rPr>
        <w:t xml:space="preserve">technique to the rest of </w:t>
      </w:r>
      <w:r w:rsidR="00BB319C">
        <w:rPr>
          <w:rFonts w:ascii="Calibri" w:eastAsia="Times New Roman" w:hAnsi="Calibri" w:cs="Calibri"/>
          <w:lang w:eastAsia="en-GB"/>
        </w:rPr>
        <w:t xml:space="preserve">the </w:t>
      </w:r>
      <w:r>
        <w:rPr>
          <w:rFonts w:ascii="Calibri" w:eastAsia="Times New Roman" w:hAnsi="Calibri" w:cs="Calibri"/>
          <w:lang w:eastAsia="en-GB"/>
        </w:rPr>
        <w:t xml:space="preserve">16 BMUs within Kilifi County. </w:t>
      </w:r>
    </w:p>
    <w:p w14:paraId="1D686ACE" w14:textId="77777777" w:rsidR="00EC7F68" w:rsidRDefault="00EC7F68" w:rsidP="00AB0656">
      <w:pPr>
        <w:pStyle w:val="ListParagraph"/>
        <w:spacing w:line="240" w:lineRule="auto"/>
        <w:ind w:left="1080"/>
        <w:jc w:val="both"/>
        <w:textAlignment w:val="center"/>
        <w:rPr>
          <w:rFonts w:ascii="Calibri" w:eastAsia="Times New Roman" w:hAnsi="Calibri" w:cs="Calibri"/>
          <w:lang w:eastAsia="en-GB"/>
        </w:rPr>
      </w:pPr>
    </w:p>
    <w:p w14:paraId="49D62A44" w14:textId="77777777" w:rsidR="00EC7F68" w:rsidRDefault="00EC7F68" w:rsidP="00EC7F68">
      <w:pPr>
        <w:pStyle w:val="ListParagraph"/>
        <w:numPr>
          <w:ilvl w:val="2"/>
          <w:numId w:val="10"/>
        </w:numPr>
        <w:spacing w:line="240" w:lineRule="auto"/>
        <w:jc w:val="both"/>
        <w:textAlignment w:val="center"/>
        <w:rPr>
          <w:rFonts w:ascii="Calibri" w:eastAsia="Times New Roman" w:hAnsi="Calibri" w:cs="Calibri"/>
          <w:lang w:eastAsia="en-GB"/>
        </w:rPr>
      </w:pPr>
      <w:r>
        <w:rPr>
          <w:rFonts w:ascii="Calibri" w:eastAsia="Times New Roman" w:hAnsi="Calibri" w:cs="Calibri"/>
          <w:lang w:eastAsia="en-GB"/>
        </w:rPr>
        <w:t>Kilifi County Directorate</w:t>
      </w:r>
      <w:r w:rsidR="00EE23AB">
        <w:rPr>
          <w:rFonts w:ascii="Calibri" w:eastAsia="Times New Roman" w:hAnsi="Calibri" w:cs="Calibri"/>
          <w:lang w:eastAsia="en-GB"/>
        </w:rPr>
        <w:t xml:space="preserve"> of Fisheries (</w:t>
      </w:r>
      <w:proofErr w:type="spellStart"/>
      <w:r w:rsidR="00EE23AB">
        <w:rPr>
          <w:rFonts w:ascii="Calibri" w:eastAsia="Times New Roman" w:hAnsi="Calibri" w:cs="Calibri"/>
          <w:lang w:eastAsia="en-GB"/>
        </w:rPr>
        <w:t>KCDoF</w:t>
      </w:r>
      <w:proofErr w:type="spellEnd"/>
      <w:r w:rsidR="00EE23AB">
        <w:rPr>
          <w:rFonts w:ascii="Calibri" w:eastAsia="Times New Roman" w:hAnsi="Calibri" w:cs="Calibri"/>
          <w:lang w:eastAsia="en-GB"/>
        </w:rPr>
        <w:t>):</w:t>
      </w:r>
    </w:p>
    <w:p w14:paraId="38204CD8" w14:textId="77777777" w:rsidR="00EE23AB" w:rsidRDefault="00EE23AB" w:rsidP="00EE23AB">
      <w:pPr>
        <w:pStyle w:val="ListParagraph"/>
        <w:spacing w:line="240" w:lineRule="auto"/>
        <w:ind w:left="1080"/>
        <w:jc w:val="both"/>
        <w:textAlignment w:val="center"/>
        <w:rPr>
          <w:rFonts w:ascii="Calibri" w:eastAsia="Times New Roman" w:hAnsi="Calibri" w:cs="Calibri"/>
          <w:lang w:eastAsia="en-GB"/>
        </w:rPr>
      </w:pPr>
    </w:p>
    <w:p w14:paraId="4A30C1A6" w14:textId="3FC1E399" w:rsidR="005F5F97" w:rsidRDefault="00BB319C" w:rsidP="00EE23AB">
      <w:pPr>
        <w:pStyle w:val="ListParagraph"/>
        <w:spacing w:line="240" w:lineRule="auto"/>
        <w:ind w:left="1080"/>
        <w:jc w:val="both"/>
        <w:textAlignment w:val="center"/>
        <w:rPr>
          <w:rFonts w:ascii="Calibri" w:eastAsia="Times New Roman" w:hAnsi="Calibri" w:cs="Calibri"/>
          <w:lang w:eastAsia="en-GB"/>
        </w:rPr>
      </w:pPr>
      <w:r>
        <w:rPr>
          <w:rFonts w:ascii="Calibri" w:eastAsia="Times New Roman" w:hAnsi="Calibri" w:cs="Calibri"/>
          <w:lang w:eastAsia="en-GB"/>
        </w:rPr>
        <w:t xml:space="preserve">The </w:t>
      </w:r>
      <w:proofErr w:type="spellStart"/>
      <w:r>
        <w:rPr>
          <w:rFonts w:ascii="Calibri" w:eastAsia="Times New Roman" w:hAnsi="Calibri" w:cs="Calibri"/>
          <w:lang w:eastAsia="en-GB"/>
        </w:rPr>
        <w:t>K</w:t>
      </w:r>
      <w:r w:rsidR="00C411B9">
        <w:rPr>
          <w:rFonts w:ascii="Calibri" w:eastAsia="Times New Roman" w:hAnsi="Calibri" w:cs="Calibri"/>
          <w:lang w:eastAsia="en-GB"/>
        </w:rPr>
        <w:t>C</w:t>
      </w:r>
      <w:r>
        <w:rPr>
          <w:rFonts w:ascii="Calibri" w:eastAsia="Times New Roman" w:hAnsi="Calibri" w:cs="Calibri"/>
          <w:lang w:eastAsia="en-GB"/>
        </w:rPr>
        <w:t>DoF</w:t>
      </w:r>
      <w:proofErr w:type="spellEnd"/>
      <w:r>
        <w:rPr>
          <w:rFonts w:ascii="Calibri" w:eastAsia="Times New Roman" w:hAnsi="Calibri" w:cs="Calibri"/>
          <w:lang w:eastAsia="en-GB"/>
        </w:rPr>
        <w:t xml:space="preserve"> represent devolved governance of the fishery and a</w:t>
      </w:r>
      <w:r w:rsidR="006902DC">
        <w:rPr>
          <w:rFonts w:ascii="Calibri" w:eastAsia="Times New Roman" w:hAnsi="Calibri" w:cs="Calibri"/>
          <w:lang w:eastAsia="en-GB"/>
        </w:rPr>
        <w:t xml:space="preserve">s co-managers of the </w:t>
      </w:r>
      <w:r>
        <w:rPr>
          <w:rFonts w:ascii="Calibri" w:eastAsia="Times New Roman" w:hAnsi="Calibri" w:cs="Calibri"/>
          <w:lang w:eastAsia="en-GB"/>
        </w:rPr>
        <w:t xml:space="preserve">BMU </w:t>
      </w:r>
      <w:r w:rsidR="006902DC">
        <w:rPr>
          <w:rFonts w:ascii="Calibri" w:eastAsia="Times New Roman" w:hAnsi="Calibri" w:cs="Calibri"/>
          <w:lang w:eastAsia="en-GB"/>
        </w:rPr>
        <w:t>CMA</w:t>
      </w:r>
      <w:r w:rsidR="00C411B9">
        <w:rPr>
          <w:rFonts w:ascii="Calibri" w:eastAsia="Times New Roman" w:hAnsi="Calibri" w:cs="Calibri"/>
          <w:lang w:eastAsia="en-GB"/>
        </w:rPr>
        <w:t>.</w:t>
      </w:r>
      <w:r>
        <w:rPr>
          <w:rFonts w:ascii="Calibri" w:eastAsia="Times New Roman" w:hAnsi="Calibri" w:cs="Calibri"/>
          <w:lang w:eastAsia="en-GB"/>
        </w:rPr>
        <w:t xml:space="preserve"> </w:t>
      </w:r>
      <w:r w:rsidR="00C411B9">
        <w:rPr>
          <w:rFonts w:ascii="Calibri" w:eastAsia="Times New Roman" w:hAnsi="Calibri" w:cs="Calibri"/>
          <w:lang w:eastAsia="en-GB"/>
        </w:rPr>
        <w:t>T</w:t>
      </w:r>
      <w:r>
        <w:rPr>
          <w:rFonts w:ascii="Calibri" w:eastAsia="Times New Roman" w:hAnsi="Calibri" w:cs="Calibri"/>
          <w:lang w:eastAsia="en-GB"/>
        </w:rPr>
        <w:t xml:space="preserve">hey are </w:t>
      </w:r>
      <w:r w:rsidR="006902DC">
        <w:rPr>
          <w:rFonts w:ascii="Calibri" w:eastAsia="Times New Roman" w:hAnsi="Calibri" w:cs="Calibri"/>
          <w:lang w:eastAsia="en-GB"/>
        </w:rPr>
        <w:t xml:space="preserve">the extension arm of county </w:t>
      </w:r>
      <w:r w:rsidR="00C411B9">
        <w:rPr>
          <w:rFonts w:ascii="Calibri" w:eastAsia="Times New Roman" w:hAnsi="Calibri" w:cs="Calibri"/>
          <w:lang w:eastAsia="en-GB"/>
        </w:rPr>
        <w:t>government</w:t>
      </w:r>
      <w:r>
        <w:rPr>
          <w:rFonts w:ascii="Calibri" w:eastAsia="Times New Roman" w:hAnsi="Calibri" w:cs="Calibri"/>
          <w:lang w:eastAsia="en-GB"/>
        </w:rPr>
        <w:t xml:space="preserve"> and would become the </w:t>
      </w:r>
      <w:r w:rsidR="00C411B9">
        <w:rPr>
          <w:rFonts w:ascii="Calibri" w:eastAsia="Times New Roman" w:hAnsi="Calibri" w:cs="Calibri"/>
          <w:lang w:eastAsia="en-GB"/>
        </w:rPr>
        <w:t>promoters</w:t>
      </w:r>
      <w:r>
        <w:rPr>
          <w:rFonts w:ascii="Calibri" w:eastAsia="Times New Roman" w:hAnsi="Calibri" w:cs="Calibri"/>
          <w:lang w:eastAsia="en-GB"/>
        </w:rPr>
        <w:t xml:space="preserve"> </w:t>
      </w:r>
      <w:r w:rsidR="00C411B9">
        <w:rPr>
          <w:rFonts w:ascii="Calibri" w:eastAsia="Times New Roman" w:hAnsi="Calibri" w:cs="Calibri"/>
          <w:lang w:eastAsia="en-GB"/>
        </w:rPr>
        <w:t>of</w:t>
      </w:r>
      <w:r>
        <w:rPr>
          <w:rFonts w:ascii="Calibri" w:eastAsia="Times New Roman" w:hAnsi="Calibri" w:cs="Calibri"/>
          <w:lang w:eastAsia="en-GB"/>
        </w:rPr>
        <w:t xml:space="preserve"> best practices that emerge.</w:t>
      </w:r>
      <w:r w:rsidR="006902DC">
        <w:rPr>
          <w:rFonts w:ascii="Calibri" w:eastAsia="Times New Roman" w:hAnsi="Calibri" w:cs="Calibri"/>
          <w:lang w:eastAsia="en-GB"/>
        </w:rPr>
        <w:t xml:space="preserve"> </w:t>
      </w:r>
      <w:proofErr w:type="spellStart"/>
      <w:r w:rsidR="00EE23AB">
        <w:rPr>
          <w:rFonts w:ascii="Calibri" w:eastAsia="Times New Roman" w:hAnsi="Calibri" w:cs="Calibri"/>
          <w:lang w:eastAsia="en-GB"/>
        </w:rPr>
        <w:t>KCDoF</w:t>
      </w:r>
      <w:proofErr w:type="spellEnd"/>
      <w:r w:rsidR="00EE23AB">
        <w:rPr>
          <w:rFonts w:ascii="Calibri" w:eastAsia="Times New Roman" w:hAnsi="Calibri" w:cs="Calibri"/>
          <w:lang w:eastAsia="en-GB"/>
        </w:rPr>
        <w:t xml:space="preserve"> will provide </w:t>
      </w:r>
      <w:r w:rsidR="005F5F97" w:rsidRPr="000A5CCF">
        <w:rPr>
          <w:rFonts w:ascii="Calibri" w:eastAsia="Times New Roman" w:hAnsi="Calibri" w:cs="Calibri"/>
          <w:lang w:eastAsia="en-GB"/>
        </w:rPr>
        <w:t xml:space="preserve">backstopping legal frameworks </w:t>
      </w:r>
      <w:r w:rsidR="006902DC">
        <w:rPr>
          <w:rFonts w:ascii="Calibri" w:eastAsia="Times New Roman" w:hAnsi="Calibri" w:cs="Calibri"/>
          <w:lang w:eastAsia="en-GB"/>
        </w:rPr>
        <w:t xml:space="preserve">to safeguard the interventions by the fishers </w:t>
      </w:r>
      <w:r w:rsidR="005F5F97" w:rsidRPr="000A5CCF">
        <w:rPr>
          <w:rFonts w:ascii="Calibri" w:eastAsia="Times New Roman" w:hAnsi="Calibri" w:cs="Calibri"/>
          <w:lang w:eastAsia="en-GB"/>
        </w:rPr>
        <w:t xml:space="preserve">regarding fisheries management including implementation of coral restoration </w:t>
      </w:r>
      <w:r w:rsidR="006902DC">
        <w:rPr>
          <w:rFonts w:ascii="Calibri" w:eastAsia="Times New Roman" w:hAnsi="Calibri" w:cs="Calibri"/>
          <w:lang w:eastAsia="en-GB"/>
        </w:rPr>
        <w:t>and Tengefu</w:t>
      </w:r>
      <w:r w:rsidR="00EE23AB">
        <w:rPr>
          <w:rFonts w:ascii="Calibri" w:eastAsia="Times New Roman" w:hAnsi="Calibri" w:cs="Calibri"/>
          <w:lang w:eastAsia="en-GB"/>
        </w:rPr>
        <w:t xml:space="preserve">. </w:t>
      </w:r>
    </w:p>
    <w:p w14:paraId="4B81EC93" w14:textId="77777777" w:rsidR="00EE23AB" w:rsidRDefault="00EE23AB" w:rsidP="005F5F97">
      <w:pPr>
        <w:pStyle w:val="Normal1"/>
        <w:shd w:val="clear" w:color="auto" w:fill="FFFFFF"/>
        <w:spacing w:after="200"/>
        <w:ind w:left="360"/>
        <w:rPr>
          <w:color w:val="28335F"/>
        </w:rPr>
      </w:pPr>
    </w:p>
    <w:p w14:paraId="525D9320" w14:textId="77777777" w:rsidR="0024245A" w:rsidRDefault="00D92D61" w:rsidP="005F5F97">
      <w:pPr>
        <w:pStyle w:val="Normal1"/>
        <w:shd w:val="clear" w:color="auto" w:fill="FFFFFF"/>
        <w:spacing w:after="200"/>
        <w:ind w:left="360"/>
        <w:rPr>
          <w:color w:val="28335F"/>
        </w:rPr>
      </w:pPr>
      <w:r w:rsidRPr="00123FE1">
        <w:rPr>
          <w:color w:val="28335F"/>
        </w:rPr>
        <w:t>Field aspect</w:t>
      </w:r>
      <w:r>
        <w:rPr>
          <w:color w:val="28335F"/>
        </w:rPr>
        <w:t xml:space="preserve"> </w:t>
      </w:r>
      <w:r>
        <w:rPr>
          <w:color w:val="28335F"/>
        </w:rPr>
        <w:tab/>
      </w:r>
      <w:r>
        <w:rPr>
          <w:color w:val="28335F"/>
        </w:rPr>
        <w:tab/>
      </w:r>
    </w:p>
    <w:p w14:paraId="6AE216A7" w14:textId="77777777" w:rsidR="0024245A" w:rsidRDefault="00D92D61">
      <w:pPr>
        <w:pStyle w:val="Normal1"/>
        <w:numPr>
          <w:ilvl w:val="0"/>
          <w:numId w:val="2"/>
        </w:numPr>
        <w:pBdr>
          <w:top w:val="nil"/>
          <w:left w:val="nil"/>
          <w:bottom w:val="nil"/>
          <w:right w:val="nil"/>
          <w:between w:val="nil"/>
        </w:pBdr>
        <w:shd w:val="clear" w:color="auto" w:fill="FFFFFF"/>
        <w:spacing w:after="200"/>
        <w:rPr>
          <w:color w:val="28335F"/>
        </w:rPr>
      </w:pPr>
      <w:r>
        <w:rPr>
          <w:b/>
          <w:color w:val="28335F"/>
        </w:rPr>
        <w:t xml:space="preserve">Your project aims to </w:t>
      </w:r>
      <w:r>
        <w:rPr>
          <w:i/>
          <w:color w:val="28335F"/>
        </w:rPr>
        <w:t>(tick one or more boxes)</w:t>
      </w:r>
      <w:r>
        <w:rPr>
          <w:b/>
          <w:color w:val="28335F"/>
        </w:rPr>
        <w:t xml:space="preserve">: </w:t>
      </w:r>
      <w:r>
        <w:rPr>
          <w:color w:val="28335F"/>
        </w:rPr>
        <w:t>*</w:t>
      </w:r>
    </w:p>
    <w:p w14:paraId="7E8BF14F" w14:textId="77777777" w:rsidR="0024245A" w:rsidRDefault="00D92D61">
      <w:pPr>
        <w:pStyle w:val="Normal1"/>
        <w:numPr>
          <w:ilvl w:val="0"/>
          <w:numId w:val="3"/>
        </w:numPr>
        <w:shd w:val="clear" w:color="auto" w:fill="FFFFFF"/>
        <w:spacing w:before="200"/>
        <w:rPr>
          <w:color w:val="28335F"/>
        </w:rPr>
      </w:pPr>
      <w:r>
        <w:rPr>
          <w:color w:val="28335F"/>
        </w:rPr>
        <w:t xml:space="preserve">Protect marine biodiversity </w:t>
      </w:r>
    </w:p>
    <w:p w14:paraId="59B57296" w14:textId="77777777" w:rsidR="0024245A" w:rsidRPr="007A7910" w:rsidRDefault="00D92D61">
      <w:pPr>
        <w:pStyle w:val="Normal1"/>
        <w:numPr>
          <w:ilvl w:val="0"/>
          <w:numId w:val="3"/>
        </w:numPr>
        <w:shd w:val="clear" w:color="auto" w:fill="FFFFFF"/>
        <w:rPr>
          <w:b/>
          <w:bCs/>
          <w:color w:val="28335F"/>
        </w:rPr>
      </w:pPr>
      <w:r w:rsidRPr="007A7910">
        <w:rPr>
          <w:b/>
          <w:bCs/>
          <w:color w:val="28335F"/>
        </w:rPr>
        <w:t xml:space="preserve">Restore marine biodiversity </w:t>
      </w:r>
    </w:p>
    <w:p w14:paraId="4F01DAFC" w14:textId="6FC91C0E" w:rsidR="005F5F97" w:rsidRPr="006902DC" w:rsidRDefault="00D92D61" w:rsidP="005163D5">
      <w:pPr>
        <w:pStyle w:val="Normal1"/>
        <w:numPr>
          <w:ilvl w:val="0"/>
          <w:numId w:val="3"/>
        </w:numPr>
        <w:shd w:val="clear" w:color="auto" w:fill="FFFFFF"/>
        <w:rPr>
          <w:color w:val="28335F"/>
        </w:rPr>
      </w:pPr>
      <w:r w:rsidRPr="006902DC">
        <w:rPr>
          <w:b/>
          <w:bCs/>
          <w:color w:val="28335F"/>
        </w:rPr>
        <w:t>Raise awareness on marine biodiversity</w:t>
      </w:r>
      <w:r w:rsidRPr="006902DC">
        <w:rPr>
          <w:color w:val="28335F"/>
        </w:rPr>
        <w:t xml:space="preserve"> </w:t>
      </w:r>
      <w:r w:rsidRPr="006902DC">
        <w:rPr>
          <w:color w:val="28335F"/>
        </w:rPr>
        <w:br/>
      </w:r>
    </w:p>
    <w:p w14:paraId="153ACD71" w14:textId="77777777" w:rsidR="0024245A" w:rsidRPr="00DC36A6" w:rsidRDefault="00D92D61">
      <w:pPr>
        <w:pStyle w:val="Normal1"/>
        <w:numPr>
          <w:ilvl w:val="0"/>
          <w:numId w:val="2"/>
        </w:numPr>
        <w:pBdr>
          <w:top w:val="nil"/>
          <w:left w:val="nil"/>
          <w:bottom w:val="nil"/>
          <w:right w:val="nil"/>
          <w:between w:val="nil"/>
        </w:pBdr>
        <w:shd w:val="clear" w:color="auto" w:fill="FFFFFF"/>
        <w:spacing w:after="200"/>
        <w:rPr>
          <w:color w:val="28335F"/>
        </w:rPr>
      </w:pPr>
      <w:r w:rsidRPr="00DC36A6">
        <w:rPr>
          <w:b/>
          <w:color w:val="28335F"/>
        </w:rPr>
        <w:t xml:space="preserve">What technical means do you plan to use? * </w:t>
      </w:r>
      <w:r w:rsidRPr="00DC36A6">
        <w:rPr>
          <w:i/>
          <w:color w:val="28335F"/>
        </w:rPr>
        <w:t>(What methods do you plan to use? How did you choose them?)</w:t>
      </w:r>
    </w:p>
    <w:p w14:paraId="62D3B772" w14:textId="221C11CC" w:rsidR="00B92DD9" w:rsidRDefault="00DC36A6" w:rsidP="00B92DD9">
      <w:pPr>
        <w:pStyle w:val="Normal1"/>
        <w:pBdr>
          <w:top w:val="nil"/>
          <w:left w:val="nil"/>
          <w:bottom w:val="nil"/>
          <w:right w:val="nil"/>
          <w:between w:val="nil"/>
        </w:pBdr>
        <w:shd w:val="clear" w:color="auto" w:fill="FFFFFF"/>
        <w:spacing w:after="200"/>
        <w:ind w:left="360"/>
        <w:rPr>
          <w:color w:val="28335F"/>
        </w:rPr>
      </w:pPr>
      <w:r w:rsidRPr="00DC36A6">
        <w:rPr>
          <w:color w:val="28335F"/>
        </w:rPr>
        <w:t>The</w:t>
      </w:r>
      <w:r>
        <w:rPr>
          <w:color w:val="28335F"/>
        </w:rPr>
        <w:t xml:space="preserve"> project shall have two citizen-science based themes:</w:t>
      </w:r>
    </w:p>
    <w:p w14:paraId="29E38A44" w14:textId="70F77618" w:rsidR="00DC36A6" w:rsidRDefault="00DC36A6" w:rsidP="00DC36A6">
      <w:pPr>
        <w:pStyle w:val="Normal1"/>
        <w:numPr>
          <w:ilvl w:val="1"/>
          <w:numId w:val="2"/>
        </w:numPr>
        <w:pBdr>
          <w:top w:val="nil"/>
          <w:left w:val="nil"/>
          <w:bottom w:val="nil"/>
          <w:right w:val="nil"/>
          <w:between w:val="nil"/>
        </w:pBdr>
        <w:shd w:val="clear" w:color="auto" w:fill="FFFFFF"/>
        <w:spacing w:after="200"/>
        <w:rPr>
          <w:color w:val="28335F"/>
        </w:rPr>
      </w:pPr>
      <w:r>
        <w:rPr>
          <w:color w:val="28335F"/>
        </w:rPr>
        <w:t>Replication of AR Clusters trials by OA</w:t>
      </w:r>
    </w:p>
    <w:p w14:paraId="607A7D70" w14:textId="3F95A71C" w:rsidR="00DC36A6" w:rsidRDefault="00DC36A6" w:rsidP="00DC36A6">
      <w:pPr>
        <w:pStyle w:val="Normal1"/>
        <w:pBdr>
          <w:top w:val="nil"/>
          <w:left w:val="nil"/>
          <w:bottom w:val="nil"/>
          <w:right w:val="nil"/>
          <w:between w:val="nil"/>
        </w:pBdr>
        <w:shd w:val="clear" w:color="auto" w:fill="FFFFFF"/>
        <w:spacing w:after="200"/>
        <w:ind w:left="1080"/>
        <w:rPr>
          <w:color w:val="28335F"/>
        </w:rPr>
      </w:pPr>
      <w:r>
        <w:rPr>
          <w:color w:val="28335F"/>
        </w:rPr>
        <w:t xml:space="preserve">OA and partners are experimenting with reduction in costs of </w:t>
      </w:r>
      <w:r w:rsidR="008B54D3">
        <w:rPr>
          <w:color w:val="28335F"/>
        </w:rPr>
        <w:t xml:space="preserve">their </w:t>
      </w:r>
      <w:r>
        <w:rPr>
          <w:color w:val="28335F"/>
        </w:rPr>
        <w:t xml:space="preserve">current coral gardening </w:t>
      </w:r>
      <w:r w:rsidR="008B54D3">
        <w:rPr>
          <w:color w:val="28335F"/>
        </w:rPr>
        <w:t xml:space="preserve">projects </w:t>
      </w:r>
      <w:r>
        <w:rPr>
          <w:color w:val="28335F"/>
        </w:rPr>
        <w:t>and are developing a technology to match the techno-socio-economic culture of local fishers. Two trials are proposed:</w:t>
      </w:r>
    </w:p>
    <w:p w14:paraId="3F563BBF" w14:textId="0A3299E0" w:rsidR="00DC36A6" w:rsidRDefault="00446117" w:rsidP="00DC36A6">
      <w:pPr>
        <w:pStyle w:val="Normal1"/>
        <w:numPr>
          <w:ilvl w:val="0"/>
          <w:numId w:val="32"/>
        </w:numPr>
        <w:pBdr>
          <w:top w:val="nil"/>
          <w:left w:val="nil"/>
          <w:bottom w:val="nil"/>
          <w:right w:val="nil"/>
          <w:between w:val="nil"/>
        </w:pBdr>
        <w:shd w:val="clear" w:color="auto" w:fill="FFFFFF"/>
        <w:spacing w:after="200"/>
        <w:rPr>
          <w:color w:val="28335F"/>
        </w:rPr>
      </w:pPr>
      <w:r>
        <w:rPr>
          <w:color w:val="28335F"/>
        </w:rPr>
        <w:t xml:space="preserve">Trial 1: </w:t>
      </w:r>
      <w:r w:rsidR="00DC36A6">
        <w:rPr>
          <w:color w:val="28335F"/>
        </w:rPr>
        <w:t xml:space="preserve">Concrete block AR Clusters </w:t>
      </w:r>
      <w:proofErr w:type="gramStart"/>
      <w:r w:rsidR="00DC36A6">
        <w:rPr>
          <w:color w:val="28335F"/>
        </w:rPr>
        <w:t>out-planted</w:t>
      </w:r>
      <w:proofErr w:type="gramEnd"/>
      <w:r w:rsidR="00DC36A6">
        <w:rPr>
          <w:color w:val="28335F"/>
        </w:rPr>
        <w:t xml:space="preserve"> with juvenile coral colonies on plugs grown in the nursery:</w:t>
      </w:r>
      <w:r w:rsidR="002331C3">
        <w:rPr>
          <w:color w:val="28335F"/>
        </w:rPr>
        <w:t xml:space="preserve"> The strategy involves the KBMU nominating 10 local fishers, willing to undergo internships. 5 will be selected from each side of the KCW-CBO Sanctuary and paid a stipend </w:t>
      </w:r>
      <w:r w:rsidR="002331C3">
        <w:rPr>
          <w:color w:val="28335F"/>
        </w:rPr>
        <w:lastRenderedPageBreak/>
        <w:t>for 2</w:t>
      </w:r>
      <w:r w:rsidR="00976EF3">
        <w:rPr>
          <w:color w:val="28335F"/>
        </w:rPr>
        <w:t>-3</w:t>
      </w:r>
      <w:r w:rsidR="002331C3">
        <w:rPr>
          <w:color w:val="28335F"/>
        </w:rPr>
        <w:t xml:space="preserve"> months </w:t>
      </w:r>
      <w:r w:rsidR="00976EF3">
        <w:rPr>
          <w:color w:val="28335F"/>
        </w:rPr>
        <w:t xml:space="preserve">part-time </w:t>
      </w:r>
      <w:r w:rsidR="002331C3">
        <w:rPr>
          <w:color w:val="28335F"/>
        </w:rPr>
        <w:t>engagement</w:t>
      </w:r>
      <w:r w:rsidR="004D30D2">
        <w:rPr>
          <w:color w:val="28335F"/>
        </w:rPr>
        <w:t xml:space="preserve"> as compensation</w:t>
      </w:r>
      <w:r w:rsidR="002331C3">
        <w:rPr>
          <w:color w:val="28335F"/>
        </w:rPr>
        <w:t xml:space="preserve">. Each will have a dedicated coral nursery table </w:t>
      </w:r>
      <w:r w:rsidR="00976EF3">
        <w:rPr>
          <w:color w:val="28335F"/>
        </w:rPr>
        <w:t>to manage. They</w:t>
      </w:r>
      <w:r w:rsidR="002331C3">
        <w:rPr>
          <w:color w:val="28335F"/>
        </w:rPr>
        <w:t xml:space="preserve"> will make </w:t>
      </w:r>
      <w:r w:rsidR="00976EF3">
        <w:rPr>
          <w:color w:val="28335F"/>
        </w:rPr>
        <w:t xml:space="preserve">their own cement coral </w:t>
      </w:r>
      <w:r w:rsidR="002331C3">
        <w:rPr>
          <w:color w:val="28335F"/>
        </w:rPr>
        <w:t xml:space="preserve">plugs and seed the tables with 240 coral </w:t>
      </w:r>
      <w:r w:rsidR="00976EF3">
        <w:rPr>
          <w:color w:val="28335F"/>
        </w:rPr>
        <w:t>frags</w:t>
      </w:r>
      <w:r w:rsidR="007E0511">
        <w:rPr>
          <w:color w:val="28335F"/>
        </w:rPr>
        <w:t>, each</w:t>
      </w:r>
      <w:r w:rsidR="00976EF3">
        <w:rPr>
          <w:color w:val="28335F"/>
        </w:rPr>
        <w:t xml:space="preserve"> broken from coral of opportunity and glued onto the plug platform. </w:t>
      </w:r>
      <w:r w:rsidR="00106AB8">
        <w:rPr>
          <w:color w:val="28335F"/>
        </w:rPr>
        <w:t xml:space="preserve">One coral nursey table is </w:t>
      </w:r>
      <w:r w:rsidR="002331C3">
        <w:rPr>
          <w:color w:val="28335F"/>
        </w:rPr>
        <w:t xml:space="preserve">sufficient for </w:t>
      </w:r>
      <w:r w:rsidR="00976EF3">
        <w:rPr>
          <w:color w:val="28335F"/>
        </w:rPr>
        <w:t>10 Cement block AR each with 22 juveniles</w:t>
      </w:r>
      <w:r w:rsidR="00106AB8">
        <w:rPr>
          <w:color w:val="28335F"/>
        </w:rPr>
        <w:t>, 220 in total</w:t>
      </w:r>
      <w:r w:rsidR="002331C3">
        <w:rPr>
          <w:color w:val="28335F"/>
        </w:rPr>
        <w:t>.</w:t>
      </w:r>
      <w:r w:rsidR="00976EF3">
        <w:rPr>
          <w:color w:val="28335F"/>
        </w:rPr>
        <w:t xml:space="preserve"> Each AR has 6 blocks, 60 in all that will be prepared by each of the interns, 600 in total</w:t>
      </w:r>
      <w:r w:rsidR="00106AB8">
        <w:rPr>
          <w:color w:val="28335F"/>
        </w:rPr>
        <w:t xml:space="preserve"> using the existing concrete block </w:t>
      </w:r>
      <w:proofErr w:type="spellStart"/>
      <w:r w:rsidR="00106AB8">
        <w:rPr>
          <w:color w:val="28335F"/>
        </w:rPr>
        <w:t>moulds</w:t>
      </w:r>
      <w:proofErr w:type="spellEnd"/>
      <w:r w:rsidR="00976EF3">
        <w:rPr>
          <w:color w:val="28335F"/>
        </w:rPr>
        <w:t xml:space="preserve">. They will be assisted in placement in clusters of 10 AR. Each AR cluster will be </w:t>
      </w:r>
      <w:r w:rsidR="00106AB8">
        <w:rPr>
          <w:color w:val="28335F"/>
        </w:rPr>
        <w:t xml:space="preserve">owned and </w:t>
      </w:r>
      <w:r w:rsidR="00976EF3">
        <w:rPr>
          <w:color w:val="28335F"/>
        </w:rPr>
        <w:t>managed by a fisher intern guided by OA instructors and expected to keep M&amp;E data.</w:t>
      </w:r>
    </w:p>
    <w:p w14:paraId="25FE93F1" w14:textId="0F915770" w:rsidR="00DC36A6" w:rsidRDefault="00446117" w:rsidP="00DC36A6">
      <w:pPr>
        <w:pStyle w:val="Normal1"/>
        <w:numPr>
          <w:ilvl w:val="0"/>
          <w:numId w:val="32"/>
        </w:numPr>
        <w:pBdr>
          <w:top w:val="nil"/>
          <w:left w:val="nil"/>
          <w:bottom w:val="nil"/>
          <w:right w:val="nil"/>
          <w:between w:val="nil"/>
        </w:pBdr>
        <w:shd w:val="clear" w:color="auto" w:fill="FFFFFF"/>
        <w:spacing w:after="200"/>
        <w:rPr>
          <w:color w:val="28335F"/>
        </w:rPr>
      </w:pPr>
      <w:r>
        <w:rPr>
          <w:color w:val="28335F"/>
        </w:rPr>
        <w:t>Trial 2: As above but not reliant on the nursery reare</w:t>
      </w:r>
      <w:r w:rsidR="007E0511">
        <w:rPr>
          <w:color w:val="28335F"/>
        </w:rPr>
        <w:t>d</w:t>
      </w:r>
      <w:r>
        <w:rPr>
          <w:color w:val="28335F"/>
        </w:rPr>
        <w:t xml:space="preserve"> corals. </w:t>
      </w:r>
      <w:r w:rsidR="00405B33">
        <w:rPr>
          <w:color w:val="28335F"/>
        </w:rPr>
        <w:t>Alternative design of c</w:t>
      </w:r>
      <w:r w:rsidR="00DC36A6">
        <w:rPr>
          <w:color w:val="28335F"/>
        </w:rPr>
        <w:t xml:space="preserve">oncrete block AR Clusters </w:t>
      </w:r>
      <w:r w:rsidR="00405B33">
        <w:rPr>
          <w:color w:val="28335F"/>
        </w:rPr>
        <w:t xml:space="preserve">will be tested to be </w:t>
      </w:r>
      <w:r w:rsidR="00DC36A6">
        <w:rPr>
          <w:color w:val="28335F"/>
        </w:rPr>
        <w:t xml:space="preserve">out-planted with </w:t>
      </w:r>
      <w:r w:rsidR="002331C3">
        <w:rPr>
          <w:color w:val="28335F"/>
        </w:rPr>
        <w:t>fragments of corals of opportunity tied onto nails in the blocks</w:t>
      </w:r>
      <w:r w:rsidR="00405B33">
        <w:rPr>
          <w:color w:val="28335F"/>
        </w:rPr>
        <w:t>. The aim is to find a way of</w:t>
      </w:r>
      <w:r w:rsidR="002331C3">
        <w:rPr>
          <w:color w:val="28335F"/>
        </w:rPr>
        <w:t xml:space="preserve"> by</w:t>
      </w:r>
      <w:r w:rsidR="007E0511">
        <w:rPr>
          <w:color w:val="28335F"/>
        </w:rPr>
        <w:t>-</w:t>
      </w:r>
      <w:r w:rsidR="002331C3">
        <w:rPr>
          <w:color w:val="28335F"/>
        </w:rPr>
        <w:t xml:space="preserve">passing the </w:t>
      </w:r>
      <w:r w:rsidR="00405B33">
        <w:rPr>
          <w:color w:val="28335F"/>
        </w:rPr>
        <w:t xml:space="preserve">expensive </w:t>
      </w:r>
      <w:r w:rsidR="00DC36A6">
        <w:rPr>
          <w:color w:val="28335F"/>
        </w:rPr>
        <w:t>nursery</w:t>
      </w:r>
      <w:r w:rsidR="00405B33">
        <w:rPr>
          <w:color w:val="28335F"/>
        </w:rPr>
        <w:t xml:space="preserve"> operations</w:t>
      </w:r>
      <w:r w:rsidR="007E0511">
        <w:rPr>
          <w:color w:val="28335F"/>
        </w:rPr>
        <w:t>.</w:t>
      </w:r>
      <w:r w:rsidR="00106AB8">
        <w:rPr>
          <w:color w:val="28335F"/>
        </w:rPr>
        <w:t xml:space="preserve"> </w:t>
      </w:r>
      <w:r w:rsidR="007E0511">
        <w:rPr>
          <w:color w:val="28335F"/>
        </w:rPr>
        <w:t>This trial will be a</w:t>
      </w:r>
      <w:r w:rsidR="00405B33">
        <w:rPr>
          <w:color w:val="28335F"/>
        </w:rPr>
        <w:t xml:space="preserve"> repeat of </w:t>
      </w:r>
      <w:r w:rsidR="007E0511">
        <w:rPr>
          <w:color w:val="28335F"/>
        </w:rPr>
        <w:t xml:space="preserve">the </w:t>
      </w:r>
      <w:r w:rsidR="00106AB8">
        <w:rPr>
          <w:color w:val="28335F"/>
        </w:rPr>
        <w:t>above but with</w:t>
      </w:r>
      <w:r w:rsidR="007E0511">
        <w:rPr>
          <w:color w:val="28335F"/>
        </w:rPr>
        <w:t xml:space="preserve"> an additional 10 Interns</w:t>
      </w:r>
      <w:r w:rsidR="00106AB8">
        <w:rPr>
          <w:color w:val="28335F"/>
        </w:rPr>
        <w:t>.</w:t>
      </w:r>
    </w:p>
    <w:p w14:paraId="3C036ED4" w14:textId="4374F28E" w:rsidR="00DC36A6" w:rsidRDefault="00DC36A6" w:rsidP="00DC36A6">
      <w:pPr>
        <w:pStyle w:val="Normal1"/>
        <w:numPr>
          <w:ilvl w:val="1"/>
          <w:numId w:val="2"/>
        </w:numPr>
        <w:pBdr>
          <w:top w:val="nil"/>
          <w:left w:val="nil"/>
          <w:bottom w:val="nil"/>
          <w:right w:val="nil"/>
          <w:between w:val="nil"/>
        </w:pBdr>
        <w:shd w:val="clear" w:color="auto" w:fill="FFFFFF"/>
        <w:spacing w:after="200"/>
        <w:rPr>
          <w:color w:val="28335F"/>
        </w:rPr>
      </w:pPr>
      <w:r>
        <w:rPr>
          <w:color w:val="28335F"/>
        </w:rPr>
        <w:t>Local adaptation of best practices advocated by Coral Guardian</w:t>
      </w:r>
    </w:p>
    <w:p w14:paraId="5CBB5666" w14:textId="2A8CDA7E" w:rsidR="00106AB8" w:rsidRDefault="00DC36A6" w:rsidP="00DC36A6">
      <w:pPr>
        <w:pStyle w:val="Normal1"/>
        <w:pBdr>
          <w:top w:val="nil"/>
          <w:left w:val="nil"/>
          <w:bottom w:val="nil"/>
          <w:right w:val="nil"/>
          <w:between w:val="nil"/>
        </w:pBdr>
        <w:shd w:val="clear" w:color="auto" w:fill="FFFFFF"/>
        <w:spacing w:after="200"/>
        <w:ind w:left="1080"/>
        <w:rPr>
          <w:color w:val="28335F"/>
        </w:rPr>
      </w:pPr>
      <w:r>
        <w:rPr>
          <w:color w:val="28335F"/>
        </w:rPr>
        <w:t>Anticipated</w:t>
      </w:r>
      <w:r w:rsidR="002331C3">
        <w:rPr>
          <w:color w:val="28335F"/>
        </w:rPr>
        <w:t xml:space="preserve"> is that </w:t>
      </w:r>
      <w:r w:rsidR="007E0511">
        <w:rPr>
          <w:color w:val="28335F"/>
        </w:rPr>
        <w:t>C</w:t>
      </w:r>
      <w:r w:rsidR="002331C3">
        <w:rPr>
          <w:color w:val="28335F"/>
        </w:rPr>
        <w:t xml:space="preserve">oral Guardian as part of the partnership will bring with them </w:t>
      </w:r>
      <w:r w:rsidR="00A613A1">
        <w:rPr>
          <w:color w:val="28335F"/>
        </w:rPr>
        <w:t>1-</w:t>
      </w:r>
      <w:r w:rsidR="002331C3">
        <w:rPr>
          <w:color w:val="28335F"/>
        </w:rPr>
        <w:t>2 best practices from SE Asia to undergo local trials for domestication to fisher techno-socio-economic culture.</w:t>
      </w:r>
    </w:p>
    <w:p w14:paraId="788A01C2" w14:textId="4249C4EF" w:rsidR="00DC36A6" w:rsidRDefault="00106AB8" w:rsidP="00106AB8">
      <w:pPr>
        <w:pStyle w:val="Normal1"/>
        <w:numPr>
          <w:ilvl w:val="0"/>
          <w:numId w:val="33"/>
        </w:numPr>
        <w:pBdr>
          <w:top w:val="nil"/>
          <w:left w:val="nil"/>
          <w:bottom w:val="nil"/>
          <w:right w:val="nil"/>
          <w:between w:val="nil"/>
        </w:pBdr>
        <w:shd w:val="clear" w:color="auto" w:fill="FFFFFF"/>
        <w:spacing w:after="200"/>
        <w:rPr>
          <w:color w:val="28335F"/>
        </w:rPr>
      </w:pPr>
      <w:r>
        <w:rPr>
          <w:color w:val="28335F"/>
        </w:rPr>
        <w:t>Trial 1</w:t>
      </w:r>
      <w:r w:rsidR="00446117">
        <w:rPr>
          <w:color w:val="28335F"/>
        </w:rPr>
        <w:t xml:space="preserve"> (TBD)</w:t>
      </w:r>
    </w:p>
    <w:p w14:paraId="439A70BE" w14:textId="7E2C5A0B" w:rsidR="00106AB8" w:rsidRDefault="00106AB8" w:rsidP="00106AB8">
      <w:pPr>
        <w:pStyle w:val="Normal1"/>
        <w:numPr>
          <w:ilvl w:val="0"/>
          <w:numId w:val="33"/>
        </w:numPr>
        <w:pBdr>
          <w:top w:val="nil"/>
          <w:left w:val="nil"/>
          <w:bottom w:val="nil"/>
          <w:right w:val="nil"/>
          <w:between w:val="nil"/>
        </w:pBdr>
        <w:shd w:val="clear" w:color="auto" w:fill="FFFFFF"/>
        <w:spacing w:after="200"/>
        <w:rPr>
          <w:color w:val="28335F"/>
        </w:rPr>
      </w:pPr>
      <w:r>
        <w:rPr>
          <w:color w:val="28335F"/>
        </w:rPr>
        <w:t>Trial 2</w:t>
      </w:r>
      <w:r w:rsidR="00446117">
        <w:rPr>
          <w:color w:val="28335F"/>
        </w:rPr>
        <w:t xml:space="preserve"> (TBD)</w:t>
      </w:r>
    </w:p>
    <w:p w14:paraId="7D17FC78" w14:textId="1769C661" w:rsidR="00106AB8" w:rsidRDefault="00106AB8" w:rsidP="00B92DD9">
      <w:pPr>
        <w:spacing w:line="240" w:lineRule="auto"/>
        <w:textAlignment w:val="center"/>
        <w:rPr>
          <w:rFonts w:ascii="Calibri" w:eastAsia="Times New Roman" w:hAnsi="Calibri" w:cs="Calibri"/>
          <w:lang w:eastAsia="en-GB"/>
        </w:rPr>
      </w:pPr>
      <w:r>
        <w:rPr>
          <w:rFonts w:ascii="Calibri" w:eastAsia="Times New Roman" w:hAnsi="Calibri" w:cs="Calibri"/>
          <w:lang w:eastAsia="en-GB"/>
        </w:rPr>
        <w:t xml:space="preserve">The </w:t>
      </w:r>
      <w:r w:rsidR="00B92DD9">
        <w:rPr>
          <w:rFonts w:ascii="Calibri" w:eastAsia="Times New Roman" w:hAnsi="Calibri" w:cs="Calibri"/>
          <w:lang w:eastAsia="en-GB"/>
        </w:rPr>
        <w:t>Logical Framework</w:t>
      </w:r>
      <w:r>
        <w:rPr>
          <w:rFonts w:ascii="Calibri" w:eastAsia="Times New Roman" w:hAnsi="Calibri" w:cs="Calibri"/>
          <w:lang w:eastAsia="en-GB"/>
        </w:rPr>
        <w:t xml:space="preserve">, Outputs and Expected Activities </w:t>
      </w:r>
      <w:r w:rsidR="00B92DD9">
        <w:rPr>
          <w:rFonts w:ascii="Calibri" w:eastAsia="Times New Roman" w:hAnsi="Calibri" w:cs="Calibri"/>
          <w:lang w:eastAsia="en-GB"/>
        </w:rPr>
        <w:t xml:space="preserve">for </w:t>
      </w:r>
      <w:r w:rsidR="000F5321">
        <w:rPr>
          <w:rFonts w:ascii="Calibri" w:eastAsia="Times New Roman" w:hAnsi="Calibri" w:cs="Calibri"/>
          <w:lang w:eastAsia="en-GB"/>
        </w:rPr>
        <w:t xml:space="preserve">a </w:t>
      </w:r>
      <w:proofErr w:type="gramStart"/>
      <w:r w:rsidR="000F5321">
        <w:rPr>
          <w:rFonts w:ascii="Calibri" w:eastAsia="Times New Roman" w:hAnsi="Calibri" w:cs="Calibri"/>
          <w:lang w:eastAsia="en-GB"/>
        </w:rPr>
        <w:t>3 year</w:t>
      </w:r>
      <w:proofErr w:type="gramEnd"/>
      <w:r w:rsidR="000F5321">
        <w:rPr>
          <w:rFonts w:ascii="Calibri" w:eastAsia="Times New Roman" w:hAnsi="Calibri" w:cs="Calibri"/>
          <w:lang w:eastAsia="en-GB"/>
        </w:rPr>
        <w:t xml:space="preserve"> p</w:t>
      </w:r>
      <w:r w:rsidR="00B92DD9">
        <w:rPr>
          <w:rFonts w:ascii="Calibri" w:eastAsia="Times New Roman" w:hAnsi="Calibri" w:cs="Calibri"/>
          <w:lang w:eastAsia="en-GB"/>
        </w:rPr>
        <w:t>roject</w:t>
      </w:r>
      <w:r>
        <w:rPr>
          <w:rFonts w:ascii="Calibri" w:eastAsia="Times New Roman" w:hAnsi="Calibri" w:cs="Calibri"/>
          <w:lang w:eastAsia="en-GB"/>
        </w:rPr>
        <w:t xml:space="preserve"> include</w:t>
      </w:r>
      <w:r w:rsidR="00B92DD9">
        <w:rPr>
          <w:rFonts w:ascii="Calibri" w:eastAsia="Times New Roman" w:hAnsi="Calibri" w:cs="Calibri"/>
          <w:lang w:eastAsia="en-GB"/>
        </w:rPr>
        <w:t>:</w:t>
      </w:r>
    </w:p>
    <w:p w14:paraId="60C5163F" w14:textId="1ECEC2E8" w:rsidR="00B92DD9" w:rsidRDefault="00B92DD9" w:rsidP="00B92DD9">
      <w:pPr>
        <w:spacing w:line="240" w:lineRule="auto"/>
        <w:textAlignment w:val="center"/>
        <w:rPr>
          <w:rFonts w:ascii="Calibri" w:eastAsia="Times New Roman" w:hAnsi="Calibri" w:cs="Calibri"/>
          <w:lang w:eastAsia="en-GB"/>
        </w:rPr>
      </w:pPr>
      <w:r>
        <w:rPr>
          <w:rFonts w:ascii="Calibri" w:eastAsia="Times New Roman" w:hAnsi="Calibri" w:cs="Calibri"/>
          <w:lang w:eastAsia="en-GB"/>
        </w:rPr>
        <w:t xml:space="preserve"> </w:t>
      </w:r>
    </w:p>
    <w:p w14:paraId="03F35C70" w14:textId="4453B00E" w:rsidR="00B92DD9" w:rsidRPr="00446117" w:rsidRDefault="00446117" w:rsidP="00B92DD9">
      <w:pPr>
        <w:spacing w:line="240" w:lineRule="auto"/>
        <w:textAlignment w:val="center"/>
        <w:rPr>
          <w:rFonts w:ascii="Calibri" w:eastAsia="Times New Roman" w:hAnsi="Calibri" w:cs="Calibri"/>
          <w:b/>
          <w:lang w:eastAsia="en-GB"/>
        </w:rPr>
      </w:pPr>
      <w:r>
        <w:rPr>
          <w:rFonts w:ascii="Calibri" w:eastAsia="Times New Roman" w:hAnsi="Calibri" w:cs="Calibri"/>
          <w:b/>
          <w:lang w:eastAsia="en-GB"/>
        </w:rPr>
        <w:t>Expected Outcome</w:t>
      </w:r>
      <w:r w:rsidR="00106AB8" w:rsidRPr="00446117">
        <w:rPr>
          <w:rFonts w:ascii="Calibri" w:eastAsia="Times New Roman" w:hAnsi="Calibri" w:cs="Calibri"/>
          <w:b/>
          <w:lang w:eastAsia="en-GB"/>
        </w:rPr>
        <w:t xml:space="preserve">: </w:t>
      </w:r>
      <w:r w:rsidR="00A33BAA" w:rsidRPr="00446117">
        <w:rPr>
          <w:rFonts w:ascii="Calibri" w:eastAsia="Times New Roman" w:hAnsi="Calibri" w:cs="Calibri"/>
          <w:b/>
          <w:lang w:eastAsia="en-GB"/>
        </w:rPr>
        <w:t>Coral Reef Fishery based livelihoods improved and made resilient through coral gardening</w:t>
      </w:r>
    </w:p>
    <w:p w14:paraId="31498A80" w14:textId="77777777" w:rsidR="000F5321" w:rsidRDefault="000F5321" w:rsidP="00B92DD9">
      <w:pPr>
        <w:spacing w:line="240" w:lineRule="auto"/>
        <w:textAlignment w:val="center"/>
        <w:rPr>
          <w:rFonts w:ascii="Calibri" w:eastAsia="Times New Roman" w:hAnsi="Calibri" w:cs="Calibri"/>
          <w:lang w:eastAsia="en-GB"/>
        </w:rPr>
      </w:pPr>
    </w:p>
    <w:p w14:paraId="2A2DD73B" w14:textId="666E7DE2" w:rsidR="00B92DD9" w:rsidRPr="00446117" w:rsidRDefault="00106AB8" w:rsidP="00446117">
      <w:pPr>
        <w:spacing w:line="240" w:lineRule="auto"/>
        <w:textAlignment w:val="center"/>
        <w:rPr>
          <w:rFonts w:ascii="Calibri" w:eastAsia="Times New Roman" w:hAnsi="Calibri" w:cs="Calibri"/>
          <w:b/>
          <w:lang w:eastAsia="en-GB"/>
        </w:rPr>
      </w:pPr>
      <w:r w:rsidRPr="00446117">
        <w:rPr>
          <w:rFonts w:ascii="Calibri" w:eastAsia="Times New Roman" w:hAnsi="Calibri" w:cs="Calibri"/>
          <w:b/>
          <w:lang w:eastAsia="en-GB"/>
        </w:rPr>
        <w:t xml:space="preserve">Output </w:t>
      </w:r>
      <w:r w:rsidR="00B92DD9" w:rsidRPr="00446117">
        <w:rPr>
          <w:rFonts w:ascii="Calibri" w:eastAsia="Times New Roman" w:hAnsi="Calibri" w:cs="Calibri"/>
          <w:b/>
          <w:lang w:eastAsia="en-GB"/>
        </w:rPr>
        <w:t xml:space="preserve">1. Project Formalization and </w:t>
      </w:r>
      <w:commentRangeStart w:id="2"/>
      <w:proofErr w:type="spellStart"/>
      <w:r w:rsidR="00D83794" w:rsidRPr="00446117">
        <w:rPr>
          <w:rFonts w:ascii="Calibri" w:eastAsia="Times New Roman" w:hAnsi="Calibri" w:cs="Calibri"/>
          <w:b/>
          <w:lang w:eastAsia="en-GB"/>
        </w:rPr>
        <w:t>L</w:t>
      </w:r>
      <w:r w:rsidR="00B92DD9" w:rsidRPr="00446117">
        <w:rPr>
          <w:rFonts w:ascii="Calibri" w:eastAsia="Times New Roman" w:hAnsi="Calibri" w:cs="Calibri"/>
          <w:b/>
          <w:lang w:eastAsia="en-GB"/>
        </w:rPr>
        <w:t>aunch</w:t>
      </w:r>
      <w:commentRangeEnd w:id="2"/>
      <w:r w:rsidR="00FF52C1">
        <w:rPr>
          <w:rStyle w:val="CommentReference"/>
        </w:rPr>
        <w:commentReference w:id="2"/>
      </w:r>
      <w:proofErr w:type="spellEnd"/>
    </w:p>
    <w:p w14:paraId="3BA6C228" w14:textId="77777777" w:rsidR="00B92DD9" w:rsidRDefault="00B92DD9" w:rsidP="00D83794">
      <w:pPr>
        <w:numPr>
          <w:ilvl w:val="1"/>
          <w:numId w:val="34"/>
        </w:numPr>
        <w:spacing w:line="240" w:lineRule="auto"/>
        <w:textAlignment w:val="center"/>
        <w:rPr>
          <w:rFonts w:ascii="Calibri" w:eastAsia="Times New Roman" w:hAnsi="Calibri" w:cs="Calibri"/>
          <w:lang w:eastAsia="en-GB"/>
        </w:rPr>
      </w:pPr>
      <w:r>
        <w:rPr>
          <w:rFonts w:ascii="Calibri" w:eastAsia="Times New Roman" w:hAnsi="Calibri" w:cs="Calibri"/>
          <w:lang w:eastAsia="en-GB"/>
        </w:rPr>
        <w:t>Briefing of KBMU and KCW-CBO Executive on project</w:t>
      </w:r>
    </w:p>
    <w:p w14:paraId="07735C90" w14:textId="144624B6" w:rsidR="00B92DD9" w:rsidRPr="00811C98" w:rsidRDefault="00B92DD9" w:rsidP="00D83794">
      <w:pPr>
        <w:numPr>
          <w:ilvl w:val="1"/>
          <w:numId w:val="34"/>
        </w:numPr>
        <w:spacing w:line="240" w:lineRule="auto"/>
        <w:textAlignment w:val="center"/>
        <w:rPr>
          <w:rFonts w:ascii="Calibri" w:eastAsia="Times New Roman" w:hAnsi="Calibri" w:cs="Calibri"/>
          <w:lang w:eastAsia="en-GB"/>
        </w:rPr>
      </w:pPr>
      <w:r>
        <w:rPr>
          <w:rFonts w:ascii="Calibri" w:eastAsia="Times New Roman" w:hAnsi="Calibri" w:cs="Calibri"/>
          <w:lang w:eastAsia="en-GB"/>
        </w:rPr>
        <w:t xml:space="preserve">Agreement on SOP for </w:t>
      </w:r>
      <w:r w:rsidR="00A33BAA">
        <w:rPr>
          <w:rFonts w:ascii="Calibri" w:eastAsia="Times New Roman" w:hAnsi="Calibri" w:cs="Calibri"/>
          <w:lang w:eastAsia="en-GB"/>
        </w:rPr>
        <w:t>community management of</w:t>
      </w:r>
      <w:r>
        <w:rPr>
          <w:rFonts w:ascii="Calibri" w:eastAsia="Times New Roman" w:hAnsi="Calibri" w:cs="Calibri"/>
          <w:lang w:eastAsia="en-GB"/>
        </w:rPr>
        <w:t xml:space="preserve"> the Artificial Reefs</w:t>
      </w:r>
    </w:p>
    <w:p w14:paraId="4A2B1412" w14:textId="03FEB534" w:rsidR="001D0DCC" w:rsidRDefault="00B92DD9" w:rsidP="00D83794">
      <w:pPr>
        <w:numPr>
          <w:ilvl w:val="1"/>
          <w:numId w:val="34"/>
        </w:numPr>
        <w:spacing w:line="240" w:lineRule="auto"/>
        <w:textAlignment w:val="center"/>
        <w:rPr>
          <w:rFonts w:ascii="Calibri" w:eastAsia="Times New Roman" w:hAnsi="Calibri" w:cs="Calibri"/>
          <w:lang w:eastAsia="en-GB"/>
        </w:rPr>
      </w:pPr>
      <w:r>
        <w:rPr>
          <w:rFonts w:ascii="Calibri" w:eastAsia="Times New Roman" w:hAnsi="Calibri" w:cs="Calibri"/>
          <w:lang w:eastAsia="en-GB"/>
        </w:rPr>
        <w:t>Agreement on</w:t>
      </w:r>
      <w:r w:rsidR="003E126B">
        <w:rPr>
          <w:rFonts w:ascii="Calibri" w:eastAsia="Times New Roman" w:hAnsi="Calibri" w:cs="Calibri"/>
          <w:lang w:eastAsia="en-GB"/>
        </w:rPr>
        <w:t xml:space="preserve"> internship</w:t>
      </w:r>
      <w:r>
        <w:rPr>
          <w:rFonts w:ascii="Calibri" w:eastAsia="Times New Roman" w:hAnsi="Calibri" w:cs="Calibri"/>
          <w:lang w:eastAsia="en-GB"/>
        </w:rPr>
        <w:t xml:space="preserve"> and criteria for selection of </w:t>
      </w:r>
      <w:r w:rsidR="00A33BAA">
        <w:rPr>
          <w:rFonts w:ascii="Calibri" w:eastAsia="Times New Roman" w:hAnsi="Calibri" w:cs="Calibri"/>
          <w:lang w:eastAsia="en-GB"/>
        </w:rPr>
        <w:t xml:space="preserve">community </w:t>
      </w:r>
      <w:r w:rsidR="003E126B">
        <w:rPr>
          <w:rFonts w:ascii="Calibri" w:eastAsia="Times New Roman" w:hAnsi="Calibri" w:cs="Calibri"/>
          <w:lang w:eastAsia="en-GB"/>
        </w:rPr>
        <w:t>fisher volunteers</w:t>
      </w:r>
    </w:p>
    <w:p w14:paraId="38799D98" w14:textId="68261D15" w:rsidR="00B92DD9" w:rsidRPr="001D0DCC" w:rsidRDefault="001D0DCC" w:rsidP="00D83794">
      <w:pPr>
        <w:numPr>
          <w:ilvl w:val="1"/>
          <w:numId w:val="34"/>
        </w:numPr>
        <w:spacing w:line="240" w:lineRule="auto"/>
        <w:textAlignment w:val="center"/>
        <w:rPr>
          <w:rFonts w:ascii="Calibri" w:eastAsia="Times New Roman" w:hAnsi="Calibri" w:cs="Calibri"/>
          <w:lang w:eastAsia="en-GB"/>
        </w:rPr>
      </w:pPr>
      <w:r>
        <w:rPr>
          <w:rFonts w:ascii="Calibri" w:eastAsia="Times New Roman" w:hAnsi="Calibri" w:cs="Calibri"/>
          <w:lang w:eastAsia="en-GB"/>
        </w:rPr>
        <w:t xml:space="preserve">KBMU, KCW-CBO and KCBMU NW Assembly </w:t>
      </w:r>
      <w:r w:rsidR="003E126B">
        <w:rPr>
          <w:rFonts w:ascii="Calibri" w:eastAsia="Times New Roman" w:hAnsi="Calibri" w:cs="Calibri"/>
          <w:lang w:eastAsia="en-GB"/>
        </w:rPr>
        <w:t>sensitization of the project</w:t>
      </w:r>
    </w:p>
    <w:p w14:paraId="2C9FAB1C" w14:textId="1DBF91AC" w:rsidR="00B92DD9" w:rsidRDefault="00B92DD9" w:rsidP="00D83794">
      <w:pPr>
        <w:pStyle w:val="ListParagraph"/>
        <w:numPr>
          <w:ilvl w:val="1"/>
          <w:numId w:val="34"/>
        </w:numPr>
        <w:spacing w:line="240" w:lineRule="auto"/>
        <w:textAlignment w:val="center"/>
        <w:rPr>
          <w:rFonts w:ascii="Calibri" w:eastAsia="Times New Roman" w:hAnsi="Calibri" w:cs="Calibri"/>
          <w:lang w:eastAsia="en-GB"/>
        </w:rPr>
      </w:pPr>
      <w:r>
        <w:rPr>
          <w:rFonts w:ascii="Calibri" w:eastAsia="Times New Roman" w:hAnsi="Calibri" w:cs="Calibri"/>
          <w:lang w:eastAsia="en-GB"/>
        </w:rPr>
        <w:t xml:space="preserve">Signing of </w:t>
      </w:r>
      <w:r w:rsidR="00A33BAA">
        <w:rPr>
          <w:rFonts w:ascii="Calibri" w:eastAsia="Times New Roman" w:hAnsi="Calibri" w:cs="Calibri"/>
          <w:lang w:eastAsia="en-GB"/>
        </w:rPr>
        <w:t xml:space="preserve">Project </w:t>
      </w:r>
      <w:r>
        <w:rPr>
          <w:rFonts w:ascii="Calibri" w:eastAsia="Times New Roman" w:hAnsi="Calibri" w:cs="Calibri"/>
          <w:lang w:eastAsia="en-GB"/>
        </w:rPr>
        <w:t>M</w:t>
      </w:r>
      <w:r w:rsidR="00A33BAA">
        <w:rPr>
          <w:rFonts w:ascii="Calibri" w:eastAsia="Times New Roman" w:hAnsi="Calibri" w:cs="Calibri"/>
          <w:lang w:eastAsia="en-GB"/>
        </w:rPr>
        <w:t>o</w:t>
      </w:r>
      <w:r>
        <w:rPr>
          <w:rFonts w:ascii="Calibri" w:eastAsia="Times New Roman" w:hAnsi="Calibri" w:cs="Calibri"/>
          <w:lang w:eastAsia="en-GB"/>
        </w:rPr>
        <w:t xml:space="preserve">U </w:t>
      </w:r>
      <w:r w:rsidR="00A33BAA">
        <w:rPr>
          <w:rFonts w:ascii="Calibri" w:eastAsia="Times New Roman" w:hAnsi="Calibri" w:cs="Calibri"/>
          <w:lang w:eastAsia="en-GB"/>
        </w:rPr>
        <w:t xml:space="preserve">between </w:t>
      </w:r>
      <w:r>
        <w:rPr>
          <w:rFonts w:ascii="Calibri" w:eastAsia="Times New Roman" w:hAnsi="Calibri" w:cs="Calibri"/>
          <w:lang w:eastAsia="en-GB"/>
        </w:rPr>
        <w:t>OA, KBMU</w:t>
      </w:r>
      <w:r w:rsidR="00A33BAA">
        <w:rPr>
          <w:rFonts w:ascii="Calibri" w:eastAsia="Times New Roman" w:hAnsi="Calibri" w:cs="Calibri"/>
          <w:lang w:eastAsia="en-GB"/>
        </w:rPr>
        <w:t>,</w:t>
      </w:r>
      <w:r>
        <w:rPr>
          <w:rFonts w:ascii="Calibri" w:eastAsia="Times New Roman" w:hAnsi="Calibri" w:cs="Calibri"/>
          <w:lang w:eastAsia="en-GB"/>
        </w:rPr>
        <w:t xml:space="preserve"> KCW-CBO </w:t>
      </w:r>
      <w:r w:rsidR="00A33BAA">
        <w:rPr>
          <w:rFonts w:ascii="Calibri" w:eastAsia="Times New Roman" w:hAnsi="Calibri" w:cs="Calibri"/>
          <w:lang w:eastAsia="en-GB"/>
        </w:rPr>
        <w:t>and KCBMU NW</w:t>
      </w:r>
    </w:p>
    <w:p w14:paraId="04741151" w14:textId="5470EB64" w:rsidR="00B92DD9" w:rsidRDefault="00B92DD9" w:rsidP="00D83794">
      <w:pPr>
        <w:pStyle w:val="ListParagraph"/>
        <w:numPr>
          <w:ilvl w:val="1"/>
          <w:numId w:val="34"/>
        </w:numPr>
        <w:spacing w:line="240" w:lineRule="auto"/>
        <w:textAlignment w:val="center"/>
        <w:rPr>
          <w:rFonts w:ascii="Calibri" w:eastAsia="Times New Roman" w:hAnsi="Calibri" w:cs="Calibri"/>
          <w:lang w:eastAsia="en-GB"/>
        </w:rPr>
      </w:pPr>
      <w:r>
        <w:rPr>
          <w:rFonts w:ascii="Calibri" w:eastAsia="Times New Roman" w:hAnsi="Calibri" w:cs="Calibri"/>
          <w:lang w:eastAsia="en-GB"/>
        </w:rPr>
        <w:t>Formal launch of project</w:t>
      </w:r>
    </w:p>
    <w:p w14:paraId="73C8F01E" w14:textId="77777777" w:rsidR="00B92DD9" w:rsidRDefault="00B92DD9" w:rsidP="00B92DD9">
      <w:pPr>
        <w:spacing w:line="240" w:lineRule="auto"/>
        <w:ind w:left="720"/>
        <w:textAlignment w:val="center"/>
        <w:rPr>
          <w:rFonts w:ascii="Calibri" w:eastAsia="Times New Roman" w:hAnsi="Calibri" w:cs="Calibri"/>
          <w:lang w:eastAsia="en-GB"/>
        </w:rPr>
      </w:pPr>
    </w:p>
    <w:p w14:paraId="7EB0A8BA" w14:textId="707EE156" w:rsidR="00B92DD9" w:rsidRPr="00446117" w:rsidRDefault="00D83794" w:rsidP="00446117">
      <w:pPr>
        <w:spacing w:line="240" w:lineRule="auto"/>
        <w:textAlignment w:val="center"/>
        <w:rPr>
          <w:rFonts w:ascii="Calibri" w:eastAsia="Times New Roman" w:hAnsi="Calibri" w:cs="Calibri"/>
          <w:b/>
          <w:lang w:eastAsia="en-GB"/>
        </w:rPr>
      </w:pPr>
      <w:r w:rsidRPr="00446117">
        <w:rPr>
          <w:rFonts w:ascii="Calibri" w:eastAsia="Times New Roman" w:hAnsi="Calibri" w:cs="Calibri"/>
          <w:b/>
          <w:lang w:eastAsia="en-GB"/>
        </w:rPr>
        <w:t xml:space="preserve">Output </w:t>
      </w:r>
      <w:r w:rsidR="00B92DD9" w:rsidRPr="00446117">
        <w:rPr>
          <w:rFonts w:ascii="Calibri" w:eastAsia="Times New Roman" w:hAnsi="Calibri" w:cs="Calibri"/>
          <w:b/>
          <w:lang w:eastAsia="en-GB"/>
        </w:rPr>
        <w:t xml:space="preserve">2. </w:t>
      </w:r>
      <w:r w:rsidR="00D50BFA" w:rsidRPr="00446117">
        <w:rPr>
          <w:rFonts w:ascii="Calibri" w:eastAsia="Times New Roman" w:hAnsi="Calibri" w:cs="Calibri"/>
          <w:b/>
          <w:lang w:eastAsia="en-GB"/>
        </w:rPr>
        <w:t xml:space="preserve">Community Capacity </w:t>
      </w:r>
      <w:r w:rsidR="00B92DD9" w:rsidRPr="00446117">
        <w:rPr>
          <w:rFonts w:ascii="Calibri" w:eastAsia="Times New Roman" w:hAnsi="Calibri" w:cs="Calibri"/>
          <w:b/>
          <w:lang w:eastAsia="en-GB"/>
        </w:rPr>
        <w:t xml:space="preserve">Development </w:t>
      </w:r>
      <w:r w:rsidR="00D50BFA" w:rsidRPr="00446117">
        <w:rPr>
          <w:rFonts w:ascii="Calibri" w:eastAsia="Times New Roman" w:hAnsi="Calibri" w:cs="Calibri"/>
          <w:b/>
          <w:lang w:eastAsia="en-GB"/>
        </w:rPr>
        <w:t>in</w:t>
      </w:r>
      <w:r w:rsidR="00B92DD9" w:rsidRPr="00446117">
        <w:rPr>
          <w:rFonts w:ascii="Calibri" w:eastAsia="Times New Roman" w:hAnsi="Calibri" w:cs="Calibri"/>
          <w:b/>
          <w:lang w:eastAsia="en-GB"/>
        </w:rPr>
        <w:t xml:space="preserve"> </w:t>
      </w:r>
      <w:r w:rsidRPr="00446117">
        <w:rPr>
          <w:rFonts w:ascii="Calibri" w:eastAsia="Times New Roman" w:hAnsi="Calibri" w:cs="Calibri"/>
          <w:b/>
          <w:lang w:eastAsia="en-GB"/>
        </w:rPr>
        <w:t>Best Practices</w:t>
      </w:r>
    </w:p>
    <w:p w14:paraId="5A45F542" w14:textId="522C95E5" w:rsidR="00B92DD9" w:rsidRPr="002C7314" w:rsidRDefault="00B92DD9" w:rsidP="00D83794">
      <w:pPr>
        <w:pStyle w:val="ListParagraph"/>
        <w:numPr>
          <w:ilvl w:val="1"/>
          <w:numId w:val="35"/>
        </w:numPr>
        <w:spacing w:line="240" w:lineRule="auto"/>
        <w:textAlignment w:val="center"/>
        <w:rPr>
          <w:rFonts w:ascii="Calibri" w:eastAsia="Times New Roman" w:hAnsi="Calibri" w:cs="Calibri"/>
          <w:lang w:eastAsia="en-GB"/>
        </w:rPr>
      </w:pPr>
      <w:r w:rsidRPr="00611449">
        <w:rPr>
          <w:rFonts w:ascii="Calibri" w:eastAsia="Times New Roman" w:hAnsi="Calibri" w:cs="Calibri"/>
          <w:lang w:eastAsia="en-GB"/>
        </w:rPr>
        <w:t xml:space="preserve">Technical Team </w:t>
      </w:r>
      <w:r w:rsidR="009E107E">
        <w:rPr>
          <w:rFonts w:ascii="Calibri" w:eastAsia="Times New Roman" w:hAnsi="Calibri" w:cs="Calibri"/>
          <w:lang w:eastAsia="en-GB"/>
        </w:rPr>
        <w:t xml:space="preserve">&amp; Coral Guardian </w:t>
      </w:r>
      <w:r w:rsidRPr="00611449">
        <w:rPr>
          <w:rFonts w:ascii="Calibri" w:eastAsia="Times New Roman" w:hAnsi="Calibri" w:cs="Calibri"/>
          <w:lang w:eastAsia="en-GB"/>
        </w:rPr>
        <w:t xml:space="preserve">develop project </w:t>
      </w:r>
      <w:r w:rsidR="00D50BFA">
        <w:rPr>
          <w:rFonts w:ascii="Calibri" w:eastAsia="Times New Roman" w:hAnsi="Calibri" w:cs="Calibri"/>
          <w:lang w:eastAsia="en-GB"/>
        </w:rPr>
        <w:t xml:space="preserve">training </w:t>
      </w:r>
      <w:r w:rsidRPr="00611449">
        <w:rPr>
          <w:rFonts w:ascii="Calibri" w:eastAsia="Times New Roman" w:hAnsi="Calibri" w:cs="Calibri"/>
          <w:lang w:eastAsia="en-GB"/>
        </w:rPr>
        <w:t>strategy</w:t>
      </w:r>
      <w:r w:rsidR="00B556D3">
        <w:rPr>
          <w:rFonts w:ascii="Calibri" w:eastAsia="Times New Roman" w:hAnsi="Calibri" w:cs="Calibri"/>
          <w:lang w:eastAsia="en-GB"/>
        </w:rPr>
        <w:t xml:space="preserve"> (phase 1 and 2)</w:t>
      </w:r>
    </w:p>
    <w:p w14:paraId="48DED166" w14:textId="2D658E38" w:rsidR="00B92DD9" w:rsidRDefault="000519D1" w:rsidP="00D83794">
      <w:pPr>
        <w:pStyle w:val="ListParagraph"/>
        <w:numPr>
          <w:ilvl w:val="1"/>
          <w:numId w:val="35"/>
        </w:numPr>
        <w:spacing w:line="240" w:lineRule="auto"/>
        <w:textAlignment w:val="center"/>
        <w:rPr>
          <w:rFonts w:ascii="Calibri" w:eastAsia="Times New Roman" w:hAnsi="Calibri" w:cs="Calibri"/>
          <w:lang w:eastAsia="en-GB"/>
        </w:rPr>
      </w:pPr>
      <w:r>
        <w:rPr>
          <w:rFonts w:ascii="Calibri" w:eastAsia="Times New Roman" w:hAnsi="Calibri" w:cs="Calibri"/>
          <w:lang w:eastAsia="en-GB"/>
        </w:rPr>
        <w:t>Technical</w:t>
      </w:r>
      <w:r w:rsidR="00B92DD9">
        <w:rPr>
          <w:rFonts w:ascii="Calibri" w:eastAsia="Times New Roman" w:hAnsi="Calibri" w:cs="Calibri"/>
          <w:lang w:eastAsia="en-GB"/>
        </w:rPr>
        <w:t xml:space="preserve"> team develop </w:t>
      </w:r>
      <w:r w:rsidR="00B92DD9" w:rsidRPr="00611449">
        <w:rPr>
          <w:rFonts w:ascii="Calibri" w:eastAsia="Times New Roman" w:hAnsi="Calibri" w:cs="Calibri"/>
          <w:lang w:eastAsia="en-GB"/>
        </w:rPr>
        <w:t>leaflets, posters</w:t>
      </w:r>
      <w:r w:rsidR="003E126B">
        <w:rPr>
          <w:rFonts w:ascii="Calibri" w:eastAsia="Times New Roman" w:hAnsi="Calibri" w:cs="Calibri"/>
          <w:lang w:eastAsia="en-GB"/>
        </w:rPr>
        <w:t xml:space="preserve">, toolbox </w:t>
      </w:r>
      <w:r w:rsidR="00B92DD9" w:rsidRPr="00611449">
        <w:rPr>
          <w:rFonts w:ascii="Calibri" w:eastAsia="Times New Roman" w:hAnsi="Calibri" w:cs="Calibri"/>
          <w:lang w:eastAsia="en-GB"/>
        </w:rPr>
        <w:t>&amp; guidelines</w:t>
      </w:r>
    </w:p>
    <w:p w14:paraId="27140987" w14:textId="27335C09" w:rsidR="00B92DD9" w:rsidRDefault="00B92DD9" w:rsidP="00D83794">
      <w:pPr>
        <w:pStyle w:val="ListParagraph"/>
        <w:numPr>
          <w:ilvl w:val="1"/>
          <w:numId w:val="35"/>
        </w:numPr>
        <w:spacing w:line="240" w:lineRule="auto"/>
        <w:textAlignment w:val="center"/>
        <w:rPr>
          <w:rFonts w:ascii="Calibri" w:eastAsia="Times New Roman" w:hAnsi="Calibri" w:cs="Calibri"/>
          <w:lang w:eastAsia="en-GB"/>
        </w:rPr>
      </w:pPr>
      <w:r>
        <w:rPr>
          <w:rFonts w:ascii="Calibri" w:eastAsia="Times New Roman" w:hAnsi="Calibri" w:cs="Calibri"/>
          <w:lang w:eastAsia="en-GB"/>
        </w:rPr>
        <w:t xml:space="preserve">Translations of training material in </w:t>
      </w:r>
      <w:r w:rsidR="003E126B">
        <w:rPr>
          <w:rFonts w:ascii="Calibri" w:eastAsia="Times New Roman" w:hAnsi="Calibri" w:cs="Calibri"/>
          <w:lang w:eastAsia="en-GB"/>
        </w:rPr>
        <w:t>S</w:t>
      </w:r>
      <w:r>
        <w:rPr>
          <w:rFonts w:ascii="Calibri" w:eastAsia="Times New Roman" w:hAnsi="Calibri" w:cs="Calibri"/>
          <w:lang w:eastAsia="en-GB"/>
        </w:rPr>
        <w:t>wahili</w:t>
      </w:r>
    </w:p>
    <w:p w14:paraId="46BE40DB" w14:textId="77777777" w:rsidR="00B92DD9" w:rsidRDefault="00B92DD9" w:rsidP="00D83794">
      <w:pPr>
        <w:numPr>
          <w:ilvl w:val="1"/>
          <w:numId w:val="35"/>
        </w:numPr>
        <w:spacing w:line="240" w:lineRule="auto"/>
        <w:textAlignment w:val="center"/>
        <w:rPr>
          <w:rFonts w:ascii="Calibri" w:eastAsia="Times New Roman" w:hAnsi="Calibri" w:cs="Calibri"/>
          <w:lang w:eastAsia="en-GB"/>
        </w:rPr>
      </w:pPr>
      <w:r>
        <w:rPr>
          <w:rFonts w:ascii="Calibri" w:eastAsia="Times New Roman" w:hAnsi="Calibri" w:cs="Calibri"/>
          <w:lang w:eastAsia="en-GB"/>
        </w:rPr>
        <w:t>Testing training material</w:t>
      </w:r>
    </w:p>
    <w:p w14:paraId="7671B4C8" w14:textId="38567280" w:rsidR="001D0DCC" w:rsidRDefault="00B92DD9" w:rsidP="00D83794">
      <w:pPr>
        <w:numPr>
          <w:ilvl w:val="1"/>
          <w:numId w:val="35"/>
        </w:numPr>
        <w:spacing w:line="240" w:lineRule="auto"/>
        <w:textAlignment w:val="center"/>
        <w:rPr>
          <w:rFonts w:ascii="Calibri" w:eastAsia="Times New Roman" w:hAnsi="Calibri" w:cs="Calibri"/>
          <w:lang w:eastAsia="en-GB"/>
        </w:rPr>
      </w:pPr>
      <w:r>
        <w:rPr>
          <w:rFonts w:ascii="Calibri" w:eastAsia="Times New Roman" w:hAnsi="Calibri" w:cs="Calibri"/>
          <w:lang w:eastAsia="en-GB"/>
        </w:rPr>
        <w:t>Printing of training aides</w:t>
      </w:r>
    </w:p>
    <w:p w14:paraId="0364D1D7" w14:textId="5471B435" w:rsidR="00B92DD9" w:rsidRPr="001D0DCC" w:rsidRDefault="001D0DCC" w:rsidP="00D83794">
      <w:pPr>
        <w:numPr>
          <w:ilvl w:val="1"/>
          <w:numId w:val="35"/>
        </w:numPr>
        <w:spacing w:line="240" w:lineRule="auto"/>
        <w:textAlignment w:val="center"/>
        <w:rPr>
          <w:rFonts w:ascii="Calibri" w:eastAsia="Times New Roman" w:hAnsi="Calibri" w:cs="Calibri"/>
          <w:lang w:eastAsia="en-GB"/>
        </w:rPr>
      </w:pPr>
      <w:r>
        <w:rPr>
          <w:rFonts w:ascii="Calibri" w:eastAsia="Times New Roman" w:hAnsi="Calibri" w:cs="Calibri"/>
          <w:lang w:eastAsia="en-GB"/>
        </w:rPr>
        <w:t>Technical o</w:t>
      </w:r>
      <w:r w:rsidRPr="001D0DCC">
        <w:rPr>
          <w:rFonts w:ascii="Calibri" w:eastAsia="Times New Roman" w:hAnsi="Calibri" w:cs="Calibri"/>
          <w:lang w:eastAsia="en-GB"/>
        </w:rPr>
        <w:t>rientation</w:t>
      </w:r>
      <w:r w:rsidR="00B92DD9" w:rsidRPr="001D0DCC">
        <w:rPr>
          <w:rFonts w:ascii="Calibri" w:eastAsia="Times New Roman" w:hAnsi="Calibri" w:cs="Calibri"/>
          <w:lang w:eastAsia="en-GB"/>
        </w:rPr>
        <w:t xml:space="preserve"> of the </w:t>
      </w:r>
      <w:r w:rsidRPr="001D0DCC">
        <w:rPr>
          <w:rFonts w:ascii="Calibri" w:eastAsia="Times New Roman" w:hAnsi="Calibri" w:cs="Calibri"/>
          <w:lang w:eastAsia="en-GB"/>
        </w:rPr>
        <w:t>K</w:t>
      </w:r>
      <w:r w:rsidR="00B92DD9" w:rsidRPr="001D0DCC">
        <w:rPr>
          <w:rFonts w:ascii="Calibri" w:eastAsia="Times New Roman" w:hAnsi="Calibri" w:cs="Calibri"/>
          <w:lang w:eastAsia="en-GB"/>
        </w:rPr>
        <w:t>BMU</w:t>
      </w:r>
      <w:r w:rsidRPr="001D0DCC">
        <w:rPr>
          <w:rFonts w:ascii="Calibri" w:eastAsia="Times New Roman" w:hAnsi="Calibri" w:cs="Calibri"/>
          <w:lang w:eastAsia="en-GB"/>
        </w:rPr>
        <w:t>,</w:t>
      </w:r>
      <w:r w:rsidR="00B92DD9" w:rsidRPr="001D0DCC">
        <w:rPr>
          <w:rFonts w:ascii="Calibri" w:eastAsia="Times New Roman" w:hAnsi="Calibri" w:cs="Calibri"/>
          <w:lang w:eastAsia="en-GB"/>
        </w:rPr>
        <w:t xml:space="preserve"> KCW-CBO</w:t>
      </w:r>
      <w:r w:rsidRPr="001D0DCC">
        <w:rPr>
          <w:rFonts w:ascii="Calibri" w:eastAsia="Times New Roman" w:hAnsi="Calibri" w:cs="Calibri"/>
          <w:lang w:eastAsia="en-GB"/>
        </w:rPr>
        <w:t>, and KCBMU NW</w:t>
      </w:r>
      <w:r w:rsidR="00B92DD9" w:rsidRPr="001D0DCC">
        <w:rPr>
          <w:rFonts w:ascii="Calibri" w:eastAsia="Times New Roman" w:hAnsi="Calibri" w:cs="Calibri"/>
          <w:lang w:eastAsia="en-GB"/>
        </w:rPr>
        <w:t xml:space="preserve"> Executive</w:t>
      </w:r>
    </w:p>
    <w:p w14:paraId="29C7D87B" w14:textId="1438968E" w:rsidR="002F50F6" w:rsidRDefault="001D0DCC" w:rsidP="00D83794">
      <w:pPr>
        <w:numPr>
          <w:ilvl w:val="1"/>
          <w:numId w:val="35"/>
        </w:numPr>
        <w:spacing w:line="240" w:lineRule="auto"/>
        <w:textAlignment w:val="center"/>
        <w:rPr>
          <w:rFonts w:ascii="Calibri" w:eastAsia="Times New Roman" w:hAnsi="Calibri" w:cs="Calibri"/>
          <w:lang w:eastAsia="en-GB"/>
        </w:rPr>
      </w:pPr>
      <w:r>
        <w:rPr>
          <w:rFonts w:ascii="Calibri" w:eastAsia="Times New Roman" w:hAnsi="Calibri" w:cs="Calibri"/>
          <w:lang w:eastAsia="en-GB"/>
        </w:rPr>
        <w:t>Training of selected fisher community participant</w:t>
      </w:r>
      <w:r w:rsidR="00B556D3">
        <w:rPr>
          <w:rFonts w:ascii="Calibri" w:eastAsia="Times New Roman" w:hAnsi="Calibri" w:cs="Calibri"/>
          <w:lang w:eastAsia="en-GB"/>
        </w:rPr>
        <w:t xml:space="preserve"> interns</w:t>
      </w:r>
    </w:p>
    <w:p w14:paraId="4A18EA4E" w14:textId="77777777" w:rsidR="00D83794" w:rsidRPr="00446117" w:rsidRDefault="00D83794" w:rsidP="00D83794">
      <w:pPr>
        <w:spacing w:line="240" w:lineRule="auto"/>
        <w:ind w:left="1440"/>
        <w:textAlignment w:val="center"/>
        <w:rPr>
          <w:rFonts w:ascii="Calibri" w:eastAsia="Times New Roman" w:hAnsi="Calibri" w:cs="Calibri"/>
          <w:b/>
          <w:lang w:eastAsia="en-GB"/>
        </w:rPr>
      </w:pPr>
    </w:p>
    <w:p w14:paraId="72C8BBB9" w14:textId="211A3503" w:rsidR="00B92DD9" w:rsidRPr="00446117" w:rsidRDefault="00B556D3" w:rsidP="00446117">
      <w:pPr>
        <w:spacing w:line="240" w:lineRule="auto"/>
        <w:textAlignment w:val="center"/>
        <w:rPr>
          <w:rFonts w:ascii="Calibri" w:eastAsia="Times New Roman" w:hAnsi="Calibri" w:cs="Calibri"/>
          <w:b/>
          <w:lang w:eastAsia="en-GB"/>
        </w:rPr>
      </w:pPr>
      <w:r w:rsidRPr="00446117">
        <w:rPr>
          <w:rFonts w:ascii="Calibri" w:eastAsia="Times New Roman" w:hAnsi="Calibri" w:cs="Calibri"/>
          <w:b/>
          <w:lang w:eastAsia="en-GB"/>
        </w:rPr>
        <w:t>Output</w:t>
      </w:r>
      <w:r w:rsidR="00446117" w:rsidRPr="00446117">
        <w:rPr>
          <w:rFonts w:ascii="Calibri" w:eastAsia="Times New Roman" w:hAnsi="Calibri" w:cs="Calibri"/>
          <w:b/>
          <w:lang w:eastAsia="en-GB"/>
        </w:rPr>
        <w:t xml:space="preserve"> 3</w:t>
      </w:r>
      <w:r w:rsidRPr="00446117">
        <w:rPr>
          <w:rFonts w:ascii="Calibri" w:eastAsia="Times New Roman" w:hAnsi="Calibri" w:cs="Calibri"/>
          <w:b/>
          <w:lang w:eastAsia="en-GB"/>
        </w:rPr>
        <w:t xml:space="preserve">: </w:t>
      </w:r>
      <w:r w:rsidR="00B92DD9" w:rsidRPr="00446117">
        <w:rPr>
          <w:rFonts w:ascii="Calibri" w:eastAsia="Times New Roman" w:hAnsi="Calibri" w:cs="Calibri"/>
          <w:b/>
          <w:lang w:eastAsia="en-GB"/>
        </w:rPr>
        <w:t>Community engagement in Seeding and Maintaining Coral Nursery Tables</w:t>
      </w:r>
    </w:p>
    <w:p w14:paraId="47FDFAF9" w14:textId="77777777" w:rsidR="00383FAB" w:rsidRPr="000F5321" w:rsidRDefault="00383FAB" w:rsidP="000F5321">
      <w:pPr>
        <w:pStyle w:val="ListParagraph"/>
        <w:numPr>
          <w:ilvl w:val="0"/>
          <w:numId w:val="39"/>
        </w:numPr>
        <w:rPr>
          <w:sz w:val="20"/>
          <w:szCs w:val="20"/>
          <w:lang w:eastAsia="en-GB"/>
        </w:rPr>
      </w:pPr>
      <w:r w:rsidRPr="000F5321">
        <w:rPr>
          <w:sz w:val="20"/>
          <w:szCs w:val="20"/>
          <w:lang w:eastAsia="en-GB"/>
        </w:rPr>
        <w:t>Coral Nursery tables refurbished</w:t>
      </w:r>
    </w:p>
    <w:p w14:paraId="0DE560FC" w14:textId="2BA7AA55" w:rsidR="00B92DD9" w:rsidRPr="000F5321" w:rsidRDefault="00B92DD9" w:rsidP="000F5321">
      <w:pPr>
        <w:numPr>
          <w:ilvl w:val="0"/>
          <w:numId w:val="39"/>
        </w:numPr>
        <w:spacing w:line="240" w:lineRule="auto"/>
        <w:textAlignment w:val="center"/>
        <w:rPr>
          <w:rFonts w:ascii="Calibri" w:eastAsia="Times New Roman" w:hAnsi="Calibri" w:cs="Calibri"/>
          <w:lang w:eastAsia="en-GB"/>
        </w:rPr>
      </w:pPr>
      <w:r w:rsidRPr="000F5321">
        <w:rPr>
          <w:rFonts w:ascii="Calibri" w:eastAsia="Times New Roman" w:hAnsi="Calibri" w:cs="Calibri"/>
          <w:lang w:eastAsia="en-GB"/>
        </w:rPr>
        <w:lastRenderedPageBreak/>
        <w:t>Coral plugs manufactured</w:t>
      </w:r>
    </w:p>
    <w:p w14:paraId="33C66243" w14:textId="5A3E4CCE" w:rsidR="00B92DD9" w:rsidRPr="000F5321" w:rsidRDefault="00B92DD9" w:rsidP="000F5321">
      <w:pPr>
        <w:numPr>
          <w:ilvl w:val="0"/>
          <w:numId w:val="39"/>
        </w:numPr>
        <w:spacing w:line="240" w:lineRule="auto"/>
        <w:textAlignment w:val="center"/>
        <w:rPr>
          <w:rFonts w:ascii="Calibri" w:eastAsia="Times New Roman" w:hAnsi="Calibri" w:cs="Calibri"/>
          <w:lang w:eastAsia="en-GB"/>
        </w:rPr>
      </w:pPr>
      <w:r w:rsidRPr="000F5321">
        <w:rPr>
          <w:rFonts w:ascii="Calibri" w:eastAsia="Times New Roman" w:hAnsi="Calibri" w:cs="Calibri"/>
          <w:lang w:eastAsia="en-GB"/>
        </w:rPr>
        <w:t>Coral Nursery tables under production</w:t>
      </w:r>
    </w:p>
    <w:p w14:paraId="5CB47F74" w14:textId="23155115" w:rsidR="00B92DD9" w:rsidRPr="000F5321" w:rsidRDefault="00383FAB" w:rsidP="000F5321">
      <w:pPr>
        <w:numPr>
          <w:ilvl w:val="0"/>
          <w:numId w:val="39"/>
        </w:numPr>
        <w:spacing w:line="240" w:lineRule="auto"/>
        <w:textAlignment w:val="center"/>
        <w:rPr>
          <w:rFonts w:ascii="Calibri" w:eastAsia="Times New Roman" w:hAnsi="Calibri" w:cs="Calibri"/>
          <w:lang w:eastAsia="en-GB"/>
        </w:rPr>
      </w:pPr>
      <w:r w:rsidRPr="000F5321">
        <w:rPr>
          <w:rFonts w:ascii="Calibri" w:eastAsia="Times New Roman" w:hAnsi="Calibri" w:cs="Calibri"/>
          <w:lang w:eastAsia="en-GB"/>
        </w:rPr>
        <w:t>C</w:t>
      </w:r>
      <w:r w:rsidR="00B92DD9" w:rsidRPr="000F5321">
        <w:rPr>
          <w:rFonts w:ascii="Calibri" w:eastAsia="Times New Roman" w:hAnsi="Calibri" w:cs="Calibri"/>
          <w:lang w:eastAsia="en-GB"/>
        </w:rPr>
        <w:t>orals of opportunity seeded as fragments</w:t>
      </w:r>
    </w:p>
    <w:p w14:paraId="138A5A30" w14:textId="03D448BB" w:rsidR="00B92DD9" w:rsidRDefault="00B92DD9" w:rsidP="000F5321">
      <w:pPr>
        <w:numPr>
          <w:ilvl w:val="0"/>
          <w:numId w:val="39"/>
        </w:numPr>
        <w:spacing w:line="240" w:lineRule="auto"/>
        <w:textAlignment w:val="center"/>
        <w:rPr>
          <w:rFonts w:ascii="Calibri" w:eastAsia="Times New Roman" w:hAnsi="Calibri" w:cs="Calibri"/>
          <w:lang w:eastAsia="en-GB"/>
        </w:rPr>
      </w:pPr>
      <w:r w:rsidRPr="000F5321">
        <w:rPr>
          <w:rFonts w:ascii="Calibri" w:eastAsia="Times New Roman" w:hAnsi="Calibri" w:cs="Calibri"/>
          <w:lang w:eastAsia="en-GB"/>
        </w:rPr>
        <w:t>Nursery Tables maintained/clea</w:t>
      </w:r>
      <w:r>
        <w:rPr>
          <w:rFonts w:ascii="Calibri" w:eastAsia="Times New Roman" w:hAnsi="Calibri" w:cs="Calibri"/>
          <w:lang w:eastAsia="en-GB"/>
        </w:rPr>
        <w:t>ned on monthly basis</w:t>
      </w:r>
    </w:p>
    <w:p w14:paraId="3DB29D22" w14:textId="77777777" w:rsidR="002F50F6" w:rsidRDefault="002F50F6" w:rsidP="002F50F6">
      <w:pPr>
        <w:spacing w:line="240" w:lineRule="auto"/>
        <w:ind w:left="1800"/>
        <w:textAlignment w:val="center"/>
        <w:rPr>
          <w:rFonts w:ascii="Calibri" w:eastAsia="Times New Roman" w:hAnsi="Calibri" w:cs="Calibri"/>
          <w:lang w:eastAsia="en-GB"/>
        </w:rPr>
      </w:pPr>
    </w:p>
    <w:p w14:paraId="0842F5F3" w14:textId="191763CF" w:rsidR="00B92DD9" w:rsidRPr="00446117" w:rsidRDefault="00B556D3" w:rsidP="00B556D3">
      <w:pPr>
        <w:spacing w:line="240" w:lineRule="auto"/>
        <w:textAlignment w:val="center"/>
        <w:rPr>
          <w:rFonts w:ascii="Calibri" w:eastAsia="Times New Roman" w:hAnsi="Calibri" w:cs="Calibri"/>
          <w:b/>
          <w:lang w:eastAsia="en-GB"/>
        </w:rPr>
      </w:pPr>
      <w:r w:rsidRPr="00446117">
        <w:rPr>
          <w:rFonts w:ascii="Calibri" w:eastAsia="Times New Roman" w:hAnsi="Calibri" w:cs="Calibri"/>
          <w:b/>
          <w:lang w:eastAsia="en-GB"/>
        </w:rPr>
        <w:t xml:space="preserve">Output 4: </w:t>
      </w:r>
      <w:r w:rsidR="00B92DD9" w:rsidRPr="00446117">
        <w:rPr>
          <w:rFonts w:ascii="Calibri" w:eastAsia="Times New Roman" w:hAnsi="Calibri" w:cs="Calibri"/>
          <w:b/>
          <w:lang w:eastAsia="en-GB"/>
        </w:rPr>
        <w:t>Community engagement in production &amp; placement of A</w:t>
      </w:r>
      <w:r w:rsidRPr="00446117">
        <w:rPr>
          <w:rFonts w:ascii="Calibri" w:eastAsia="Times New Roman" w:hAnsi="Calibri" w:cs="Calibri"/>
          <w:b/>
          <w:lang w:eastAsia="en-GB"/>
        </w:rPr>
        <w:t>R using Nursery Juveniles</w:t>
      </w:r>
    </w:p>
    <w:p w14:paraId="7D2CFEFF" w14:textId="3FC7A93A" w:rsidR="00B92DD9" w:rsidRDefault="00B92DD9" w:rsidP="002F50F6">
      <w:pPr>
        <w:numPr>
          <w:ilvl w:val="1"/>
          <w:numId w:val="20"/>
        </w:numPr>
        <w:spacing w:line="240" w:lineRule="auto"/>
        <w:textAlignment w:val="center"/>
        <w:rPr>
          <w:rFonts w:ascii="Calibri" w:eastAsia="Times New Roman" w:hAnsi="Calibri" w:cs="Calibri"/>
          <w:lang w:eastAsia="en-GB"/>
        </w:rPr>
      </w:pPr>
      <w:r>
        <w:rPr>
          <w:rFonts w:ascii="Calibri" w:eastAsia="Times New Roman" w:hAnsi="Calibri" w:cs="Calibri"/>
          <w:lang w:eastAsia="en-GB"/>
        </w:rPr>
        <w:t xml:space="preserve">Block </w:t>
      </w:r>
      <w:proofErr w:type="spellStart"/>
      <w:r>
        <w:rPr>
          <w:rFonts w:ascii="Calibri" w:eastAsia="Times New Roman" w:hAnsi="Calibri" w:cs="Calibri"/>
          <w:lang w:eastAsia="en-GB"/>
        </w:rPr>
        <w:t>Moulds</w:t>
      </w:r>
      <w:proofErr w:type="spellEnd"/>
      <w:r>
        <w:rPr>
          <w:rFonts w:ascii="Calibri" w:eastAsia="Times New Roman" w:hAnsi="Calibri" w:cs="Calibri"/>
          <w:lang w:eastAsia="en-GB"/>
        </w:rPr>
        <w:t xml:space="preserve"> manufacture</w:t>
      </w:r>
    </w:p>
    <w:p w14:paraId="18B93506" w14:textId="37244E06" w:rsidR="00B92DD9" w:rsidRDefault="00B92DD9" w:rsidP="002F50F6">
      <w:pPr>
        <w:numPr>
          <w:ilvl w:val="1"/>
          <w:numId w:val="20"/>
        </w:numPr>
        <w:spacing w:line="240" w:lineRule="auto"/>
        <w:textAlignment w:val="center"/>
        <w:rPr>
          <w:rFonts w:ascii="Calibri" w:eastAsia="Times New Roman" w:hAnsi="Calibri" w:cs="Calibri"/>
          <w:lang w:eastAsia="en-GB"/>
        </w:rPr>
      </w:pPr>
      <w:r w:rsidRPr="000A5CCF">
        <w:rPr>
          <w:rFonts w:ascii="Calibri" w:eastAsia="Times New Roman" w:hAnsi="Calibri" w:cs="Calibri"/>
          <w:lang w:eastAsia="en-GB"/>
        </w:rPr>
        <w:t xml:space="preserve">AR </w:t>
      </w:r>
      <w:r>
        <w:rPr>
          <w:rFonts w:ascii="Calibri" w:eastAsia="Times New Roman" w:hAnsi="Calibri" w:cs="Calibri"/>
          <w:lang w:eastAsia="en-GB"/>
        </w:rPr>
        <w:t>A</w:t>
      </w:r>
      <w:r w:rsidRPr="000A5CCF">
        <w:rPr>
          <w:rFonts w:ascii="Calibri" w:eastAsia="Times New Roman" w:hAnsi="Calibri" w:cs="Calibri"/>
          <w:lang w:eastAsia="en-GB"/>
        </w:rPr>
        <w:t>ssembl</w:t>
      </w:r>
      <w:r>
        <w:rPr>
          <w:rFonts w:ascii="Calibri" w:eastAsia="Times New Roman" w:hAnsi="Calibri" w:cs="Calibri"/>
          <w:lang w:eastAsia="en-GB"/>
        </w:rPr>
        <w:t>ed</w:t>
      </w:r>
    </w:p>
    <w:p w14:paraId="1433F1A9" w14:textId="06D212BA" w:rsidR="00B92DD9" w:rsidRDefault="00B92DD9" w:rsidP="002F50F6">
      <w:pPr>
        <w:numPr>
          <w:ilvl w:val="1"/>
          <w:numId w:val="20"/>
        </w:numPr>
        <w:spacing w:line="240" w:lineRule="auto"/>
        <w:textAlignment w:val="center"/>
        <w:rPr>
          <w:rFonts w:ascii="Calibri" w:eastAsia="Times New Roman" w:hAnsi="Calibri" w:cs="Calibri"/>
          <w:lang w:eastAsia="en-GB"/>
        </w:rPr>
      </w:pPr>
      <w:r>
        <w:rPr>
          <w:rFonts w:ascii="Calibri" w:eastAsia="Times New Roman" w:hAnsi="Calibri" w:cs="Calibri"/>
          <w:lang w:eastAsia="en-GB"/>
        </w:rPr>
        <w:t xml:space="preserve">AR </w:t>
      </w:r>
      <w:r w:rsidRPr="000A5CCF">
        <w:rPr>
          <w:rFonts w:ascii="Calibri" w:eastAsia="Times New Roman" w:hAnsi="Calibri" w:cs="Calibri"/>
          <w:lang w:eastAsia="en-GB"/>
        </w:rPr>
        <w:t xml:space="preserve">Placement </w:t>
      </w:r>
      <w:r>
        <w:rPr>
          <w:rFonts w:ascii="Calibri" w:eastAsia="Times New Roman" w:hAnsi="Calibri" w:cs="Calibri"/>
          <w:lang w:eastAsia="en-GB"/>
        </w:rPr>
        <w:t>and Marker</w:t>
      </w:r>
      <w:r w:rsidRPr="000A5CCF">
        <w:rPr>
          <w:rFonts w:ascii="Calibri" w:eastAsia="Times New Roman" w:hAnsi="Calibri" w:cs="Calibri"/>
          <w:lang w:eastAsia="en-GB"/>
        </w:rPr>
        <w:t xml:space="preserve"> Buoy</w:t>
      </w:r>
      <w:r>
        <w:rPr>
          <w:rFonts w:ascii="Calibri" w:eastAsia="Times New Roman" w:hAnsi="Calibri" w:cs="Calibri"/>
          <w:lang w:eastAsia="en-GB"/>
        </w:rPr>
        <w:t>s fixed in clusters</w:t>
      </w:r>
    </w:p>
    <w:p w14:paraId="27CAA900" w14:textId="7CE430C7" w:rsidR="00B92DD9" w:rsidRDefault="005710CD" w:rsidP="002F50F6">
      <w:pPr>
        <w:numPr>
          <w:ilvl w:val="1"/>
          <w:numId w:val="20"/>
        </w:numPr>
        <w:spacing w:line="240" w:lineRule="auto"/>
        <w:textAlignment w:val="center"/>
        <w:rPr>
          <w:rFonts w:ascii="Calibri" w:eastAsia="Times New Roman" w:hAnsi="Calibri" w:cs="Calibri"/>
          <w:lang w:eastAsia="en-GB"/>
        </w:rPr>
      </w:pPr>
      <w:r>
        <w:rPr>
          <w:rFonts w:ascii="Calibri" w:eastAsia="Times New Roman" w:hAnsi="Calibri" w:cs="Calibri"/>
          <w:lang w:eastAsia="en-GB"/>
        </w:rPr>
        <w:t>J</w:t>
      </w:r>
      <w:r w:rsidR="00B92DD9">
        <w:rPr>
          <w:rFonts w:ascii="Calibri" w:eastAsia="Times New Roman" w:hAnsi="Calibri" w:cs="Calibri"/>
          <w:lang w:eastAsia="en-GB"/>
        </w:rPr>
        <w:t>uvenile corals</w:t>
      </w:r>
      <w:r>
        <w:rPr>
          <w:rFonts w:ascii="Calibri" w:eastAsia="Times New Roman" w:hAnsi="Calibri" w:cs="Calibri"/>
          <w:lang w:eastAsia="en-GB"/>
        </w:rPr>
        <w:t xml:space="preserve"> </w:t>
      </w:r>
      <w:r w:rsidR="00B92DD9">
        <w:rPr>
          <w:rFonts w:ascii="Calibri" w:eastAsia="Times New Roman" w:hAnsi="Calibri" w:cs="Calibri"/>
          <w:lang w:eastAsia="en-GB"/>
        </w:rPr>
        <w:t xml:space="preserve">out-planted on </w:t>
      </w:r>
      <w:r w:rsidR="00B92DD9" w:rsidRPr="000A5CCF">
        <w:rPr>
          <w:rFonts w:ascii="Calibri" w:eastAsia="Times New Roman" w:hAnsi="Calibri" w:cs="Calibri"/>
          <w:lang w:eastAsia="en-GB"/>
        </w:rPr>
        <w:t>AR</w:t>
      </w:r>
      <w:r w:rsidR="00B556D3">
        <w:rPr>
          <w:rFonts w:ascii="Calibri" w:eastAsia="Times New Roman" w:hAnsi="Calibri" w:cs="Calibri"/>
          <w:lang w:eastAsia="en-GB"/>
        </w:rPr>
        <w:t xml:space="preserve"> </w:t>
      </w:r>
      <w:r w:rsidR="00B556D3" w:rsidRPr="00C930A0">
        <w:rPr>
          <w:rFonts w:ascii="Calibri" w:eastAsia="Times New Roman" w:hAnsi="Calibri" w:cs="Calibri"/>
          <w:highlight w:val="yellow"/>
          <w:lang w:eastAsia="en-GB"/>
        </w:rPr>
        <w:t>using glue</w:t>
      </w:r>
    </w:p>
    <w:p w14:paraId="4AFFEF21" w14:textId="315CBED0" w:rsidR="002F50F6" w:rsidRDefault="005710CD" w:rsidP="006618DB">
      <w:pPr>
        <w:numPr>
          <w:ilvl w:val="1"/>
          <w:numId w:val="20"/>
        </w:numPr>
        <w:spacing w:line="240" w:lineRule="auto"/>
        <w:textAlignment w:val="center"/>
        <w:rPr>
          <w:rFonts w:ascii="Calibri" w:eastAsia="Times New Roman" w:hAnsi="Calibri" w:cs="Calibri"/>
          <w:lang w:eastAsia="en-GB"/>
        </w:rPr>
      </w:pPr>
      <w:r>
        <w:rPr>
          <w:rFonts w:ascii="Calibri" w:eastAsia="Times New Roman" w:hAnsi="Calibri" w:cs="Calibri"/>
          <w:lang w:eastAsia="en-GB"/>
        </w:rPr>
        <w:t>C</w:t>
      </w:r>
      <w:r w:rsidR="009822B4">
        <w:rPr>
          <w:rFonts w:ascii="Calibri" w:eastAsia="Times New Roman" w:hAnsi="Calibri" w:cs="Calibri"/>
          <w:lang w:eastAsia="en-GB"/>
        </w:rPr>
        <w:t>ommunity</w:t>
      </w:r>
      <w:r w:rsidR="00B92DD9">
        <w:rPr>
          <w:rFonts w:ascii="Calibri" w:eastAsia="Times New Roman" w:hAnsi="Calibri" w:cs="Calibri"/>
          <w:lang w:eastAsia="en-GB"/>
        </w:rPr>
        <w:t xml:space="preserve"> fishers protect and harvest fish</w:t>
      </w:r>
    </w:p>
    <w:p w14:paraId="4E10F765" w14:textId="77777777" w:rsidR="00B556D3" w:rsidRPr="009822B4" w:rsidRDefault="00B556D3" w:rsidP="00B556D3">
      <w:pPr>
        <w:spacing w:line="240" w:lineRule="auto"/>
        <w:ind w:left="1440"/>
        <w:textAlignment w:val="center"/>
        <w:rPr>
          <w:rFonts w:ascii="Calibri" w:eastAsia="Times New Roman" w:hAnsi="Calibri" w:cs="Calibri"/>
          <w:lang w:eastAsia="en-GB"/>
        </w:rPr>
      </w:pPr>
    </w:p>
    <w:p w14:paraId="5DC7CE8A" w14:textId="30A413DC" w:rsidR="004F5DFD" w:rsidRPr="00446117" w:rsidRDefault="00B556D3" w:rsidP="00B556D3">
      <w:pPr>
        <w:spacing w:line="240" w:lineRule="auto"/>
        <w:textAlignment w:val="center"/>
        <w:rPr>
          <w:rFonts w:ascii="Calibri" w:eastAsia="Times New Roman" w:hAnsi="Calibri" w:cs="Calibri"/>
          <w:b/>
          <w:lang w:eastAsia="en-GB"/>
        </w:rPr>
      </w:pPr>
      <w:r w:rsidRPr="00446117">
        <w:rPr>
          <w:rFonts w:ascii="Calibri" w:eastAsia="Times New Roman" w:hAnsi="Calibri" w:cs="Calibri"/>
          <w:b/>
          <w:lang w:eastAsia="en-GB"/>
        </w:rPr>
        <w:t xml:space="preserve">Output 5: </w:t>
      </w:r>
      <w:r w:rsidR="004F5DFD" w:rsidRPr="00446117">
        <w:rPr>
          <w:rFonts w:ascii="Calibri" w:eastAsia="Times New Roman" w:hAnsi="Calibri" w:cs="Calibri"/>
          <w:b/>
          <w:lang w:eastAsia="en-GB"/>
        </w:rPr>
        <w:t xml:space="preserve">Community Trials on </w:t>
      </w:r>
      <w:r w:rsidR="0087026A" w:rsidRPr="00446117">
        <w:rPr>
          <w:rFonts w:ascii="Calibri" w:eastAsia="Times New Roman" w:hAnsi="Calibri" w:cs="Calibri"/>
          <w:b/>
          <w:lang w:eastAsia="en-GB"/>
        </w:rPr>
        <w:t xml:space="preserve">alternative </w:t>
      </w:r>
      <w:r w:rsidR="004F5DFD" w:rsidRPr="00446117">
        <w:rPr>
          <w:rFonts w:ascii="Calibri" w:eastAsia="Times New Roman" w:hAnsi="Calibri" w:cs="Calibri"/>
          <w:b/>
          <w:lang w:eastAsia="en-GB"/>
        </w:rPr>
        <w:t>AR</w:t>
      </w:r>
      <w:r w:rsidR="0087026A" w:rsidRPr="00446117">
        <w:rPr>
          <w:rFonts w:ascii="Calibri" w:eastAsia="Times New Roman" w:hAnsi="Calibri" w:cs="Calibri"/>
          <w:b/>
          <w:lang w:eastAsia="en-GB"/>
        </w:rPr>
        <w:t xml:space="preserve"> approach</w:t>
      </w:r>
      <w:r w:rsidRPr="00446117">
        <w:rPr>
          <w:rFonts w:ascii="Calibri" w:eastAsia="Times New Roman" w:hAnsi="Calibri" w:cs="Calibri"/>
          <w:b/>
          <w:lang w:eastAsia="en-GB"/>
        </w:rPr>
        <w:t xml:space="preserve"> using corals of opportunity </w:t>
      </w:r>
    </w:p>
    <w:p w14:paraId="709832D3" w14:textId="5A51B8A7" w:rsidR="004F5DFD" w:rsidRPr="00E74283" w:rsidRDefault="00E74283" w:rsidP="00E74283">
      <w:pPr>
        <w:pStyle w:val="ListParagraph"/>
        <w:numPr>
          <w:ilvl w:val="1"/>
          <w:numId w:val="38"/>
        </w:numPr>
        <w:spacing w:line="240" w:lineRule="auto"/>
        <w:textAlignment w:val="center"/>
        <w:rPr>
          <w:rFonts w:ascii="Calibri" w:eastAsia="Times New Roman" w:hAnsi="Calibri" w:cs="Calibri"/>
          <w:lang w:eastAsia="en-GB"/>
        </w:rPr>
      </w:pPr>
      <w:r>
        <w:rPr>
          <w:rFonts w:ascii="Calibri" w:eastAsia="Times New Roman" w:hAnsi="Calibri" w:cs="Calibri"/>
          <w:lang w:eastAsia="en-GB"/>
        </w:rPr>
        <w:t>OA Trail 2: using b</w:t>
      </w:r>
      <w:r w:rsidR="004F5DFD" w:rsidRPr="00611449">
        <w:rPr>
          <w:rFonts w:ascii="Calibri" w:eastAsia="Times New Roman" w:hAnsi="Calibri" w:cs="Calibri"/>
          <w:lang w:eastAsia="en-GB"/>
        </w:rPr>
        <w:t>lock design</w:t>
      </w:r>
      <w:r w:rsidR="004F5DFD">
        <w:rPr>
          <w:rFonts w:ascii="Calibri" w:eastAsia="Times New Roman" w:hAnsi="Calibri" w:cs="Calibri"/>
          <w:lang w:eastAsia="en-GB"/>
        </w:rPr>
        <w:t xml:space="preserve"> </w:t>
      </w:r>
      <w:r w:rsidR="004F5DFD" w:rsidRPr="00611449">
        <w:rPr>
          <w:rFonts w:ascii="Calibri" w:eastAsia="Times New Roman" w:hAnsi="Calibri" w:cs="Calibri"/>
          <w:lang w:eastAsia="en-GB"/>
        </w:rPr>
        <w:t>trials</w:t>
      </w:r>
      <w:r w:rsidR="000F5321">
        <w:rPr>
          <w:rFonts w:ascii="Calibri" w:eastAsia="Times New Roman" w:hAnsi="Calibri" w:cs="Calibri"/>
          <w:lang w:eastAsia="en-GB"/>
        </w:rPr>
        <w:t xml:space="preserve"> with nails </w:t>
      </w:r>
      <w:r>
        <w:rPr>
          <w:rFonts w:ascii="Calibri" w:eastAsia="Times New Roman" w:hAnsi="Calibri" w:cs="Calibri"/>
          <w:lang w:eastAsia="en-GB"/>
        </w:rPr>
        <w:t xml:space="preserve">and corals of opportunity </w:t>
      </w:r>
      <w:r w:rsidR="000F5321">
        <w:rPr>
          <w:rFonts w:ascii="Calibri" w:eastAsia="Times New Roman" w:hAnsi="Calibri" w:cs="Calibri"/>
          <w:lang w:eastAsia="en-GB"/>
        </w:rPr>
        <w:t>(Replicate 4</w:t>
      </w:r>
      <w:r>
        <w:rPr>
          <w:rFonts w:ascii="Calibri" w:eastAsia="Times New Roman" w:hAnsi="Calibri" w:cs="Calibri"/>
          <w:lang w:eastAsia="en-GB"/>
        </w:rPr>
        <w:t xml:space="preserve"> test</w:t>
      </w:r>
      <w:r w:rsidR="003625BD">
        <w:rPr>
          <w:rFonts w:ascii="Calibri" w:eastAsia="Times New Roman" w:hAnsi="Calibri" w:cs="Calibri"/>
          <w:lang w:eastAsia="en-GB"/>
        </w:rPr>
        <w:t>ing</w:t>
      </w:r>
      <w:r>
        <w:rPr>
          <w:rFonts w:ascii="Calibri" w:eastAsia="Times New Roman" w:hAnsi="Calibri" w:cs="Calibri"/>
          <w:lang w:eastAsia="en-GB"/>
        </w:rPr>
        <w:t xml:space="preserve"> </w:t>
      </w:r>
      <w:r w:rsidRPr="00E74283">
        <w:rPr>
          <w:rFonts w:ascii="Calibri" w:eastAsia="Times New Roman" w:hAnsi="Calibri" w:cs="Calibri"/>
          <w:lang w:eastAsia="en-GB"/>
        </w:rPr>
        <w:t>best practice</w:t>
      </w:r>
      <w:r w:rsidR="000F5321" w:rsidRPr="00E74283">
        <w:rPr>
          <w:rFonts w:ascii="Calibri" w:eastAsia="Times New Roman" w:hAnsi="Calibri" w:cs="Calibri"/>
          <w:lang w:eastAsia="en-GB"/>
        </w:rPr>
        <w:t>)</w:t>
      </w:r>
    </w:p>
    <w:p w14:paraId="66187BBA" w14:textId="0FA95DE4" w:rsidR="0087026A" w:rsidRDefault="0087026A" w:rsidP="000F5321">
      <w:pPr>
        <w:numPr>
          <w:ilvl w:val="1"/>
          <w:numId w:val="38"/>
        </w:numPr>
        <w:spacing w:line="240" w:lineRule="auto"/>
        <w:textAlignment w:val="center"/>
        <w:rPr>
          <w:rFonts w:ascii="Calibri" w:eastAsia="Times New Roman" w:hAnsi="Calibri" w:cs="Calibri"/>
          <w:lang w:eastAsia="en-GB"/>
        </w:rPr>
      </w:pPr>
      <w:r>
        <w:rPr>
          <w:rFonts w:ascii="Calibri" w:eastAsia="Times New Roman" w:hAnsi="Calibri" w:cs="Calibri"/>
          <w:lang w:eastAsia="en-GB"/>
        </w:rPr>
        <w:t>Trial</w:t>
      </w:r>
      <w:r w:rsidR="000F5321">
        <w:rPr>
          <w:rFonts w:ascii="Calibri" w:eastAsia="Times New Roman" w:hAnsi="Calibri" w:cs="Calibri"/>
          <w:lang w:eastAsia="en-GB"/>
        </w:rPr>
        <w:t xml:space="preserve"> 1:</w:t>
      </w:r>
      <w:r>
        <w:rPr>
          <w:rFonts w:ascii="Calibri" w:eastAsia="Times New Roman" w:hAnsi="Calibri" w:cs="Calibri"/>
          <w:lang w:eastAsia="en-GB"/>
        </w:rPr>
        <w:t xml:space="preserve"> guided by Coral Guardian </w:t>
      </w:r>
      <w:r w:rsidR="00E74283">
        <w:rPr>
          <w:rFonts w:ascii="Calibri" w:eastAsia="Times New Roman" w:hAnsi="Calibri" w:cs="Calibri"/>
          <w:lang w:eastAsia="en-GB"/>
        </w:rPr>
        <w:t xml:space="preserve">SE Asia Best practice </w:t>
      </w:r>
      <w:r>
        <w:rPr>
          <w:rFonts w:ascii="Calibri" w:eastAsia="Times New Roman" w:hAnsi="Calibri" w:cs="Calibri"/>
          <w:lang w:eastAsia="en-GB"/>
        </w:rPr>
        <w:t>Techniques</w:t>
      </w:r>
      <w:r w:rsidR="000F5321">
        <w:rPr>
          <w:rFonts w:ascii="Calibri" w:eastAsia="Times New Roman" w:hAnsi="Calibri" w:cs="Calibri"/>
          <w:lang w:eastAsia="en-GB"/>
        </w:rPr>
        <w:t xml:space="preserve"> </w:t>
      </w:r>
      <w:r w:rsidR="00E74283">
        <w:rPr>
          <w:rFonts w:ascii="Calibri" w:eastAsia="Times New Roman" w:hAnsi="Calibri" w:cs="Calibri"/>
          <w:lang w:eastAsia="en-GB"/>
        </w:rPr>
        <w:t>(</w:t>
      </w:r>
      <w:r w:rsidR="000F5321">
        <w:rPr>
          <w:rFonts w:ascii="Calibri" w:eastAsia="Times New Roman" w:hAnsi="Calibri" w:cs="Calibri"/>
          <w:lang w:eastAsia="en-GB"/>
        </w:rPr>
        <w:t>TDB)</w:t>
      </w:r>
    </w:p>
    <w:p w14:paraId="6CE015C3" w14:textId="3EBC0919" w:rsidR="000F5321" w:rsidRDefault="000F5321" w:rsidP="000F5321">
      <w:pPr>
        <w:numPr>
          <w:ilvl w:val="1"/>
          <w:numId w:val="38"/>
        </w:numPr>
        <w:spacing w:line="240" w:lineRule="auto"/>
        <w:textAlignment w:val="center"/>
        <w:rPr>
          <w:rFonts w:ascii="Calibri" w:eastAsia="Times New Roman" w:hAnsi="Calibri" w:cs="Calibri"/>
          <w:lang w:eastAsia="en-GB"/>
        </w:rPr>
      </w:pPr>
      <w:r>
        <w:rPr>
          <w:rFonts w:ascii="Calibri" w:eastAsia="Times New Roman" w:hAnsi="Calibri" w:cs="Calibri"/>
          <w:lang w:eastAsia="en-GB"/>
        </w:rPr>
        <w:t>Trial 2: guided by Coral Guardian Techniques (TBD)</w:t>
      </w:r>
    </w:p>
    <w:p w14:paraId="51C24EDB" w14:textId="0EFE0607" w:rsidR="000F5321" w:rsidRDefault="000F5321" w:rsidP="000F5321">
      <w:pPr>
        <w:numPr>
          <w:ilvl w:val="1"/>
          <w:numId w:val="38"/>
        </w:numPr>
        <w:spacing w:line="240" w:lineRule="auto"/>
        <w:textAlignment w:val="center"/>
        <w:rPr>
          <w:rFonts w:ascii="Calibri" w:eastAsia="Times New Roman" w:hAnsi="Calibri" w:cs="Calibri"/>
          <w:lang w:eastAsia="en-GB"/>
        </w:rPr>
      </w:pPr>
      <w:r>
        <w:rPr>
          <w:rFonts w:ascii="Calibri" w:eastAsia="Times New Roman" w:hAnsi="Calibri" w:cs="Calibri"/>
          <w:lang w:eastAsia="en-GB"/>
        </w:rPr>
        <w:t>Exchange visits with Coral Guardian</w:t>
      </w:r>
      <w:r w:rsidR="00E74283">
        <w:rPr>
          <w:rFonts w:ascii="Calibri" w:eastAsia="Times New Roman" w:hAnsi="Calibri" w:cs="Calibri"/>
          <w:lang w:eastAsia="en-GB"/>
        </w:rPr>
        <w:t xml:space="preserve"> to view SE Asia technology in situ.</w:t>
      </w:r>
    </w:p>
    <w:p w14:paraId="07B037DF" w14:textId="517D55B6" w:rsidR="000F5321" w:rsidRPr="003625BD" w:rsidRDefault="000F5321" w:rsidP="003625BD">
      <w:pPr>
        <w:numPr>
          <w:ilvl w:val="1"/>
          <w:numId w:val="38"/>
        </w:numPr>
        <w:spacing w:line="240" w:lineRule="auto"/>
        <w:textAlignment w:val="center"/>
        <w:rPr>
          <w:rFonts w:ascii="Calibri" w:eastAsia="Times New Roman" w:hAnsi="Calibri" w:cs="Calibri"/>
          <w:lang w:eastAsia="en-GB"/>
        </w:rPr>
      </w:pPr>
      <w:r>
        <w:rPr>
          <w:rFonts w:ascii="Calibri" w:eastAsia="Times New Roman" w:hAnsi="Calibri" w:cs="Calibri"/>
          <w:lang w:eastAsia="en-GB"/>
        </w:rPr>
        <w:t>Living classroom demonstrations</w:t>
      </w:r>
      <w:r w:rsidR="003625BD">
        <w:rPr>
          <w:rFonts w:ascii="Calibri" w:eastAsia="Times New Roman" w:hAnsi="Calibri" w:cs="Calibri"/>
          <w:lang w:eastAsia="en-GB"/>
        </w:rPr>
        <w:t xml:space="preserve"> or community trials</w:t>
      </w:r>
      <w:r w:rsidRPr="003625BD">
        <w:rPr>
          <w:rFonts w:ascii="Calibri" w:eastAsia="Times New Roman" w:hAnsi="Calibri" w:cs="Calibri"/>
          <w:lang w:eastAsia="en-GB"/>
        </w:rPr>
        <w:t xml:space="preserve"> of </w:t>
      </w:r>
      <w:r w:rsidR="00E74283" w:rsidRPr="003625BD">
        <w:rPr>
          <w:rFonts w:ascii="Calibri" w:eastAsia="Times New Roman" w:hAnsi="Calibri" w:cs="Calibri"/>
          <w:lang w:eastAsia="en-GB"/>
        </w:rPr>
        <w:t xml:space="preserve">AR </w:t>
      </w:r>
      <w:r w:rsidRPr="003625BD">
        <w:rPr>
          <w:rFonts w:ascii="Calibri" w:eastAsia="Times New Roman" w:hAnsi="Calibri" w:cs="Calibri"/>
          <w:lang w:eastAsia="en-GB"/>
        </w:rPr>
        <w:t>alternatives</w:t>
      </w:r>
    </w:p>
    <w:p w14:paraId="380A1AF0" w14:textId="77777777" w:rsidR="00B556D3" w:rsidRPr="0087026A" w:rsidRDefault="00B556D3" w:rsidP="00B556D3">
      <w:pPr>
        <w:spacing w:line="240" w:lineRule="auto"/>
        <w:ind w:left="1440"/>
        <w:textAlignment w:val="center"/>
        <w:rPr>
          <w:rFonts w:ascii="Calibri" w:eastAsia="Times New Roman" w:hAnsi="Calibri" w:cs="Calibri"/>
          <w:lang w:eastAsia="en-GB"/>
        </w:rPr>
      </w:pPr>
    </w:p>
    <w:p w14:paraId="5785B022" w14:textId="0E5C825F" w:rsidR="00B92DD9" w:rsidRPr="00446117" w:rsidRDefault="000F5321" w:rsidP="000F5321">
      <w:pPr>
        <w:spacing w:line="240" w:lineRule="auto"/>
        <w:textAlignment w:val="center"/>
        <w:rPr>
          <w:rFonts w:ascii="Calibri" w:eastAsia="Times New Roman" w:hAnsi="Calibri" w:cs="Calibri"/>
          <w:b/>
          <w:lang w:eastAsia="en-GB"/>
        </w:rPr>
      </w:pPr>
      <w:r w:rsidRPr="00446117">
        <w:rPr>
          <w:rFonts w:ascii="Calibri" w:eastAsia="Times New Roman" w:hAnsi="Calibri" w:cs="Calibri"/>
          <w:b/>
          <w:lang w:eastAsia="en-GB"/>
        </w:rPr>
        <w:t xml:space="preserve">Output 6: </w:t>
      </w:r>
      <w:r w:rsidR="00B92DD9" w:rsidRPr="00446117">
        <w:rPr>
          <w:rFonts w:ascii="Calibri" w:eastAsia="Times New Roman" w:hAnsi="Calibri" w:cs="Calibri"/>
          <w:b/>
          <w:lang w:eastAsia="en-GB"/>
        </w:rPr>
        <w:t>Community involvement in Citizen Science recording of fish and coral recovery</w:t>
      </w:r>
    </w:p>
    <w:p w14:paraId="3EC2FED0" w14:textId="6815A0D6" w:rsidR="00B92DD9" w:rsidRDefault="003625BD" w:rsidP="000F5321">
      <w:pPr>
        <w:numPr>
          <w:ilvl w:val="1"/>
          <w:numId w:val="37"/>
        </w:numPr>
        <w:spacing w:line="240" w:lineRule="auto"/>
        <w:textAlignment w:val="center"/>
        <w:rPr>
          <w:rFonts w:ascii="Calibri" w:eastAsia="Times New Roman" w:hAnsi="Calibri" w:cs="Calibri"/>
          <w:lang w:eastAsia="en-GB"/>
        </w:rPr>
      </w:pPr>
      <w:r>
        <w:rPr>
          <w:rFonts w:ascii="Calibri" w:eastAsia="Times New Roman" w:hAnsi="Calibri" w:cs="Calibri"/>
          <w:lang w:eastAsia="en-GB"/>
        </w:rPr>
        <w:t>Q</w:t>
      </w:r>
      <w:r w:rsidR="00B92DD9">
        <w:rPr>
          <w:rFonts w:ascii="Calibri" w:eastAsia="Times New Roman" w:hAnsi="Calibri" w:cs="Calibri"/>
          <w:lang w:eastAsia="en-GB"/>
        </w:rPr>
        <w:t xml:space="preserve">uarterly M&amp;E measurements of coral </w:t>
      </w:r>
      <w:r w:rsidR="006F68D1">
        <w:rPr>
          <w:rFonts w:ascii="Calibri" w:eastAsia="Times New Roman" w:hAnsi="Calibri" w:cs="Calibri"/>
          <w:lang w:eastAsia="en-GB"/>
        </w:rPr>
        <w:t xml:space="preserve">survival and </w:t>
      </w:r>
      <w:r w:rsidR="00B92DD9">
        <w:rPr>
          <w:rFonts w:ascii="Calibri" w:eastAsia="Times New Roman" w:hAnsi="Calibri" w:cs="Calibri"/>
          <w:lang w:eastAsia="en-GB"/>
        </w:rPr>
        <w:t>growth</w:t>
      </w:r>
    </w:p>
    <w:p w14:paraId="59B65212" w14:textId="0F5107DF" w:rsidR="00B92DD9" w:rsidRDefault="003625BD" w:rsidP="000F5321">
      <w:pPr>
        <w:numPr>
          <w:ilvl w:val="1"/>
          <w:numId w:val="37"/>
        </w:numPr>
        <w:spacing w:line="240" w:lineRule="auto"/>
        <w:textAlignment w:val="center"/>
        <w:rPr>
          <w:rFonts w:ascii="Calibri" w:eastAsia="Times New Roman" w:hAnsi="Calibri" w:cs="Calibri"/>
          <w:lang w:eastAsia="en-GB"/>
        </w:rPr>
      </w:pPr>
      <w:r>
        <w:rPr>
          <w:rFonts w:ascii="Calibri" w:eastAsia="Times New Roman" w:hAnsi="Calibri" w:cs="Calibri"/>
          <w:lang w:eastAsia="en-GB"/>
        </w:rPr>
        <w:t>Q</w:t>
      </w:r>
      <w:r w:rsidR="00B92DD9">
        <w:rPr>
          <w:rFonts w:ascii="Calibri" w:eastAsia="Times New Roman" w:hAnsi="Calibri" w:cs="Calibri"/>
          <w:lang w:eastAsia="en-GB"/>
        </w:rPr>
        <w:t xml:space="preserve">uarterly M&amp;E measurements of </w:t>
      </w:r>
      <w:r w:rsidR="00B92DD9" w:rsidRPr="00143A0E">
        <w:rPr>
          <w:rFonts w:ascii="Calibri" w:eastAsia="Times New Roman" w:hAnsi="Calibri" w:cs="Calibri"/>
          <w:lang w:eastAsia="en-GB"/>
        </w:rPr>
        <w:t xml:space="preserve">Fish </w:t>
      </w:r>
      <w:r w:rsidR="006F68D1">
        <w:rPr>
          <w:rFonts w:ascii="Calibri" w:eastAsia="Times New Roman" w:hAnsi="Calibri" w:cs="Calibri"/>
          <w:lang w:eastAsia="en-GB"/>
        </w:rPr>
        <w:t>species numbers</w:t>
      </w:r>
      <w:r w:rsidR="00B92DD9" w:rsidRPr="00143A0E">
        <w:rPr>
          <w:rFonts w:ascii="Calibri" w:eastAsia="Times New Roman" w:hAnsi="Calibri" w:cs="Calibri"/>
          <w:lang w:eastAsia="en-GB"/>
        </w:rPr>
        <w:t xml:space="preserve"> &amp; biomass</w:t>
      </w:r>
    </w:p>
    <w:p w14:paraId="42775494" w14:textId="455D3247" w:rsidR="00B92DD9" w:rsidRDefault="003625BD" w:rsidP="000F5321">
      <w:pPr>
        <w:numPr>
          <w:ilvl w:val="1"/>
          <w:numId w:val="37"/>
        </w:numPr>
        <w:spacing w:line="240" w:lineRule="auto"/>
        <w:textAlignment w:val="center"/>
        <w:rPr>
          <w:rFonts w:ascii="Calibri" w:eastAsia="Times New Roman" w:hAnsi="Calibri" w:cs="Calibri"/>
          <w:lang w:eastAsia="en-GB"/>
        </w:rPr>
      </w:pPr>
      <w:r>
        <w:rPr>
          <w:rFonts w:ascii="Calibri" w:eastAsia="Times New Roman" w:hAnsi="Calibri" w:cs="Calibri"/>
          <w:lang w:eastAsia="en-GB"/>
        </w:rPr>
        <w:t>M</w:t>
      </w:r>
      <w:r w:rsidR="00B92DD9">
        <w:rPr>
          <w:rFonts w:ascii="Calibri" w:eastAsia="Times New Roman" w:hAnsi="Calibri" w:cs="Calibri"/>
          <w:lang w:eastAsia="en-GB"/>
        </w:rPr>
        <w:t>onthly data of fishers catch</w:t>
      </w:r>
      <w:r>
        <w:rPr>
          <w:rFonts w:ascii="Calibri" w:eastAsia="Times New Roman" w:hAnsi="Calibri" w:cs="Calibri"/>
          <w:lang w:eastAsia="en-GB"/>
        </w:rPr>
        <w:t xml:space="preserve"> from AR trials</w:t>
      </w:r>
    </w:p>
    <w:p w14:paraId="76F49C03" w14:textId="235EABE8" w:rsidR="00B92DD9" w:rsidRDefault="003625BD" w:rsidP="000F5321">
      <w:pPr>
        <w:numPr>
          <w:ilvl w:val="1"/>
          <w:numId w:val="37"/>
        </w:numPr>
        <w:spacing w:line="240" w:lineRule="auto"/>
        <w:textAlignment w:val="center"/>
        <w:rPr>
          <w:rFonts w:ascii="Calibri" w:eastAsia="Times New Roman" w:hAnsi="Calibri" w:cs="Calibri"/>
          <w:lang w:eastAsia="en-GB"/>
        </w:rPr>
      </w:pPr>
      <w:r>
        <w:rPr>
          <w:rFonts w:ascii="Calibri" w:eastAsia="Times New Roman" w:hAnsi="Calibri" w:cs="Calibri"/>
          <w:lang w:eastAsia="en-GB"/>
        </w:rPr>
        <w:t>M</w:t>
      </w:r>
      <w:r w:rsidR="00B92DD9">
        <w:rPr>
          <w:rFonts w:ascii="Calibri" w:eastAsia="Times New Roman" w:hAnsi="Calibri" w:cs="Calibri"/>
          <w:lang w:eastAsia="en-GB"/>
        </w:rPr>
        <w:t>onthly assessment of fisher Economic benefits</w:t>
      </w:r>
    </w:p>
    <w:p w14:paraId="48A7A321" w14:textId="1BC331EA" w:rsidR="003E126B" w:rsidRPr="003E126B" w:rsidRDefault="003E126B" w:rsidP="003E126B">
      <w:pPr>
        <w:pStyle w:val="ListParagraph"/>
        <w:numPr>
          <w:ilvl w:val="1"/>
          <w:numId w:val="37"/>
        </w:numPr>
        <w:spacing w:line="240" w:lineRule="auto"/>
        <w:textAlignment w:val="center"/>
        <w:rPr>
          <w:rFonts w:ascii="Calibri" w:eastAsia="Times New Roman" w:hAnsi="Calibri" w:cs="Calibri"/>
          <w:lang w:eastAsia="en-GB"/>
        </w:rPr>
      </w:pPr>
      <w:r w:rsidRPr="003E126B">
        <w:rPr>
          <w:rFonts w:ascii="Calibri" w:eastAsia="Times New Roman" w:hAnsi="Calibri" w:cs="Calibri"/>
          <w:lang w:eastAsia="en-GB"/>
        </w:rPr>
        <w:t>Routine quarterly progress reporting</w:t>
      </w:r>
    </w:p>
    <w:p w14:paraId="01F59C28" w14:textId="26F0F3D3" w:rsidR="003625BD" w:rsidRDefault="003625BD" w:rsidP="000F5321">
      <w:pPr>
        <w:numPr>
          <w:ilvl w:val="1"/>
          <w:numId w:val="37"/>
        </w:numPr>
        <w:spacing w:line="240" w:lineRule="auto"/>
        <w:textAlignment w:val="center"/>
        <w:rPr>
          <w:rFonts w:ascii="Calibri" w:eastAsia="Times New Roman" w:hAnsi="Calibri" w:cs="Calibri"/>
          <w:lang w:eastAsia="en-GB"/>
        </w:rPr>
      </w:pPr>
      <w:r>
        <w:rPr>
          <w:rFonts w:ascii="Calibri" w:eastAsia="Times New Roman" w:hAnsi="Calibri" w:cs="Calibri"/>
          <w:lang w:eastAsia="en-GB"/>
        </w:rPr>
        <w:t xml:space="preserve">Annual workshop for data sharing and development of </w:t>
      </w:r>
      <w:r w:rsidR="006F68D1">
        <w:rPr>
          <w:rFonts w:ascii="Calibri" w:eastAsia="Times New Roman" w:hAnsi="Calibri" w:cs="Calibri"/>
          <w:lang w:eastAsia="en-GB"/>
        </w:rPr>
        <w:t>plan going forward</w:t>
      </w:r>
    </w:p>
    <w:p w14:paraId="072C8C1D" w14:textId="77777777" w:rsidR="003E126B" w:rsidRDefault="003E126B" w:rsidP="003E126B">
      <w:pPr>
        <w:spacing w:line="240" w:lineRule="auto"/>
        <w:textAlignment w:val="center"/>
        <w:rPr>
          <w:rFonts w:ascii="Calibri" w:eastAsia="Times New Roman" w:hAnsi="Calibri" w:cs="Calibri"/>
          <w:lang w:eastAsia="en-GB"/>
        </w:rPr>
      </w:pPr>
    </w:p>
    <w:p w14:paraId="26D41927" w14:textId="09044B4E" w:rsidR="003E126B" w:rsidRPr="00DC688B" w:rsidRDefault="003E126B" w:rsidP="003E126B">
      <w:pPr>
        <w:jc w:val="both"/>
        <w:rPr>
          <w:rFonts w:ascii="Calibri" w:eastAsia="Times New Roman" w:hAnsi="Calibri" w:cs="Calibri"/>
          <w:b/>
          <w:bCs/>
          <w:lang w:eastAsia="en-GB"/>
        </w:rPr>
      </w:pPr>
      <w:r w:rsidRPr="00DC688B">
        <w:rPr>
          <w:rFonts w:ascii="Calibri" w:eastAsia="Times New Roman" w:hAnsi="Calibri" w:cs="Calibri"/>
          <w:b/>
          <w:bCs/>
          <w:lang w:eastAsia="en-GB"/>
        </w:rPr>
        <w:t>Output 7: Raising community awareness and general sensitization</w:t>
      </w:r>
      <w:r w:rsidR="006F68D1" w:rsidRPr="00DC688B">
        <w:rPr>
          <w:rFonts w:ascii="Calibri" w:eastAsia="Times New Roman" w:hAnsi="Calibri" w:cs="Calibri"/>
          <w:b/>
          <w:bCs/>
          <w:lang w:eastAsia="en-GB"/>
        </w:rPr>
        <w:t xml:space="preserve"> on the importance of corals</w:t>
      </w:r>
    </w:p>
    <w:p w14:paraId="31D5AAC3" w14:textId="77777777" w:rsidR="003E126B" w:rsidRPr="00DC688B" w:rsidRDefault="003E126B" w:rsidP="003E126B">
      <w:pPr>
        <w:numPr>
          <w:ilvl w:val="1"/>
          <w:numId w:val="44"/>
        </w:numPr>
        <w:spacing w:line="240" w:lineRule="auto"/>
        <w:textAlignment w:val="center"/>
        <w:rPr>
          <w:rFonts w:ascii="Calibri" w:eastAsia="Times New Roman" w:hAnsi="Calibri" w:cs="Calibri"/>
          <w:lang w:eastAsia="en-GB"/>
        </w:rPr>
      </w:pPr>
      <w:r w:rsidRPr="00DC688B">
        <w:rPr>
          <w:rFonts w:ascii="Calibri" w:eastAsia="Times New Roman" w:hAnsi="Calibri" w:cs="Calibri"/>
          <w:lang w:eastAsia="en-GB"/>
        </w:rPr>
        <w:t>Develop a communication and awareness plan</w:t>
      </w:r>
    </w:p>
    <w:p w14:paraId="6D04BA27" w14:textId="164098DC" w:rsidR="003E126B" w:rsidRPr="00DC688B" w:rsidRDefault="003E126B" w:rsidP="003E126B">
      <w:pPr>
        <w:numPr>
          <w:ilvl w:val="1"/>
          <w:numId w:val="44"/>
        </w:numPr>
        <w:spacing w:line="240" w:lineRule="auto"/>
        <w:textAlignment w:val="center"/>
        <w:rPr>
          <w:rFonts w:ascii="Calibri" w:eastAsia="Times New Roman" w:hAnsi="Calibri" w:cs="Calibri"/>
          <w:lang w:eastAsia="en-GB"/>
        </w:rPr>
      </w:pPr>
      <w:r w:rsidRPr="00DC688B">
        <w:rPr>
          <w:rFonts w:ascii="Calibri" w:eastAsia="Times New Roman" w:hAnsi="Calibri" w:cs="Calibri"/>
          <w:lang w:eastAsia="en-GB"/>
        </w:rPr>
        <w:t>Communication team to capture and document the whole process</w:t>
      </w:r>
      <w:r w:rsidR="0052268E" w:rsidRPr="00DC688B">
        <w:rPr>
          <w:rFonts w:ascii="Calibri" w:eastAsia="Times New Roman" w:hAnsi="Calibri" w:cs="Calibri"/>
          <w:lang w:eastAsia="en-GB"/>
        </w:rPr>
        <w:t xml:space="preserve"> in mass awareness material</w:t>
      </w:r>
    </w:p>
    <w:p w14:paraId="696656A9" w14:textId="29FD80D8" w:rsidR="003E126B" w:rsidRPr="00DC688B" w:rsidRDefault="003E126B" w:rsidP="003E126B">
      <w:pPr>
        <w:numPr>
          <w:ilvl w:val="1"/>
          <w:numId w:val="44"/>
        </w:numPr>
        <w:spacing w:line="240" w:lineRule="auto"/>
        <w:textAlignment w:val="center"/>
        <w:rPr>
          <w:rFonts w:ascii="Calibri" w:eastAsia="Times New Roman" w:hAnsi="Calibri" w:cs="Calibri"/>
          <w:lang w:eastAsia="en-GB"/>
        </w:rPr>
      </w:pPr>
      <w:r w:rsidRPr="00DC688B">
        <w:rPr>
          <w:rFonts w:ascii="Calibri" w:eastAsia="Times New Roman" w:hAnsi="Calibri" w:cs="Calibri"/>
          <w:lang w:eastAsia="en-GB"/>
        </w:rPr>
        <w:t xml:space="preserve">Conduct </w:t>
      </w:r>
      <w:r w:rsidR="0052268E" w:rsidRPr="00DC688B">
        <w:rPr>
          <w:rFonts w:ascii="Calibri" w:eastAsia="Times New Roman" w:hAnsi="Calibri" w:cs="Calibri"/>
          <w:lang w:eastAsia="en-GB"/>
        </w:rPr>
        <w:t xml:space="preserve">KBMU </w:t>
      </w:r>
      <w:r w:rsidRPr="00DC688B">
        <w:rPr>
          <w:rFonts w:ascii="Calibri" w:eastAsia="Times New Roman" w:hAnsi="Calibri" w:cs="Calibri"/>
          <w:lang w:eastAsia="en-GB"/>
        </w:rPr>
        <w:t>community stakeholder meetings, workshops to share findings and results</w:t>
      </w:r>
    </w:p>
    <w:p w14:paraId="4B3E16C3" w14:textId="494C0E9E" w:rsidR="003E126B" w:rsidRPr="00DC688B" w:rsidRDefault="003E126B" w:rsidP="003E126B">
      <w:pPr>
        <w:numPr>
          <w:ilvl w:val="1"/>
          <w:numId w:val="44"/>
        </w:numPr>
        <w:spacing w:line="240" w:lineRule="auto"/>
        <w:textAlignment w:val="center"/>
        <w:rPr>
          <w:rFonts w:ascii="Calibri" w:eastAsia="Times New Roman" w:hAnsi="Calibri" w:cs="Calibri"/>
          <w:lang w:eastAsia="en-GB"/>
        </w:rPr>
      </w:pPr>
      <w:r w:rsidRPr="00DC688B">
        <w:rPr>
          <w:rFonts w:ascii="Calibri" w:eastAsia="Times New Roman" w:hAnsi="Calibri" w:cs="Calibri"/>
          <w:lang w:eastAsia="en-GB"/>
        </w:rPr>
        <w:t>Prepare, print and share Information Education and Communication material (posters, brochures, short films, website update</w:t>
      </w:r>
      <w:r w:rsidR="0052268E" w:rsidRPr="00DC688B">
        <w:rPr>
          <w:rFonts w:ascii="Calibri" w:eastAsia="Times New Roman" w:hAnsi="Calibri" w:cs="Calibri"/>
          <w:lang w:eastAsia="en-GB"/>
        </w:rPr>
        <w:t>)</w:t>
      </w:r>
    </w:p>
    <w:p w14:paraId="4E6B56E0" w14:textId="3AF44D73" w:rsidR="0052268E" w:rsidRPr="00DC688B" w:rsidRDefault="0052268E" w:rsidP="003E126B">
      <w:pPr>
        <w:numPr>
          <w:ilvl w:val="1"/>
          <w:numId w:val="44"/>
        </w:numPr>
        <w:spacing w:line="240" w:lineRule="auto"/>
        <w:textAlignment w:val="center"/>
        <w:rPr>
          <w:rFonts w:ascii="Calibri" w:eastAsia="Times New Roman" w:hAnsi="Calibri" w:cs="Calibri"/>
          <w:lang w:eastAsia="en-GB"/>
        </w:rPr>
      </w:pPr>
      <w:r w:rsidRPr="00DC688B">
        <w:rPr>
          <w:rFonts w:ascii="Calibri" w:eastAsia="Times New Roman" w:hAnsi="Calibri" w:cs="Calibri"/>
          <w:lang w:eastAsia="en-GB"/>
        </w:rPr>
        <w:t>Mass awareness campaign</w:t>
      </w:r>
    </w:p>
    <w:p w14:paraId="0CBF6D63" w14:textId="77777777" w:rsidR="003E126B" w:rsidRDefault="003E126B" w:rsidP="003E126B">
      <w:pPr>
        <w:spacing w:line="240" w:lineRule="auto"/>
        <w:textAlignment w:val="center"/>
        <w:rPr>
          <w:rFonts w:ascii="Calibri" w:eastAsia="Times New Roman" w:hAnsi="Calibri" w:cs="Calibri"/>
          <w:lang w:eastAsia="en-GB"/>
        </w:rPr>
      </w:pPr>
    </w:p>
    <w:p w14:paraId="4CC92EB4" w14:textId="3B78BBC9" w:rsidR="00B92DD9" w:rsidRPr="00F2541E" w:rsidRDefault="000F5321" w:rsidP="000F5321">
      <w:pPr>
        <w:spacing w:line="240" w:lineRule="auto"/>
        <w:textAlignment w:val="center"/>
        <w:rPr>
          <w:rFonts w:ascii="Calibri" w:eastAsia="Times New Roman" w:hAnsi="Calibri" w:cs="Calibri"/>
          <w:b/>
          <w:highlight w:val="yellow"/>
          <w:lang w:eastAsia="en-GB"/>
        </w:rPr>
      </w:pPr>
      <w:r w:rsidRPr="00F2541E">
        <w:rPr>
          <w:rFonts w:ascii="Calibri" w:eastAsia="Times New Roman" w:hAnsi="Calibri" w:cs="Calibri"/>
          <w:b/>
          <w:highlight w:val="yellow"/>
          <w:lang w:eastAsia="en-GB"/>
        </w:rPr>
        <w:t xml:space="preserve">Output </w:t>
      </w:r>
      <w:r w:rsidR="003E126B" w:rsidRPr="00F2541E">
        <w:rPr>
          <w:rFonts w:ascii="Calibri" w:eastAsia="Times New Roman" w:hAnsi="Calibri" w:cs="Calibri"/>
          <w:b/>
          <w:highlight w:val="yellow"/>
          <w:lang w:eastAsia="en-GB"/>
        </w:rPr>
        <w:t>8</w:t>
      </w:r>
      <w:r w:rsidRPr="00F2541E">
        <w:rPr>
          <w:rFonts w:ascii="Calibri" w:eastAsia="Times New Roman" w:hAnsi="Calibri" w:cs="Calibri"/>
          <w:b/>
          <w:highlight w:val="yellow"/>
          <w:lang w:eastAsia="en-GB"/>
        </w:rPr>
        <w:t xml:space="preserve">: </w:t>
      </w:r>
      <w:r w:rsidR="00B92DD9" w:rsidRPr="00F2541E">
        <w:rPr>
          <w:rFonts w:ascii="Calibri" w:eastAsia="Times New Roman" w:hAnsi="Calibri" w:cs="Calibri"/>
          <w:b/>
          <w:highlight w:val="yellow"/>
          <w:lang w:eastAsia="en-GB"/>
        </w:rPr>
        <w:t xml:space="preserve">Technical Assistance and </w:t>
      </w:r>
      <w:r w:rsidR="0031514E" w:rsidRPr="00F2541E">
        <w:rPr>
          <w:rFonts w:ascii="Calibri" w:eastAsia="Times New Roman" w:hAnsi="Calibri" w:cs="Calibri"/>
          <w:b/>
          <w:highlight w:val="yellow"/>
          <w:lang w:eastAsia="en-GB"/>
        </w:rPr>
        <w:t>F</w:t>
      </w:r>
      <w:r w:rsidR="00B92DD9" w:rsidRPr="00F2541E">
        <w:rPr>
          <w:rFonts w:ascii="Calibri" w:eastAsia="Times New Roman" w:hAnsi="Calibri" w:cs="Calibri"/>
          <w:b/>
          <w:highlight w:val="yellow"/>
          <w:lang w:eastAsia="en-GB"/>
        </w:rPr>
        <w:t xml:space="preserve">isher </w:t>
      </w:r>
      <w:r w:rsidR="0031514E" w:rsidRPr="00F2541E">
        <w:rPr>
          <w:rFonts w:ascii="Calibri" w:eastAsia="Times New Roman" w:hAnsi="Calibri" w:cs="Calibri"/>
          <w:b/>
          <w:highlight w:val="yellow"/>
          <w:lang w:eastAsia="en-GB"/>
        </w:rPr>
        <w:t xml:space="preserve">Internship </w:t>
      </w:r>
      <w:r w:rsidR="00B92DD9" w:rsidRPr="00F2541E">
        <w:rPr>
          <w:rFonts w:ascii="Calibri" w:eastAsia="Times New Roman" w:hAnsi="Calibri" w:cs="Calibri"/>
          <w:b/>
          <w:highlight w:val="yellow"/>
          <w:lang w:eastAsia="en-GB"/>
        </w:rPr>
        <w:t>Package</w:t>
      </w:r>
    </w:p>
    <w:p w14:paraId="5D1189E7" w14:textId="69AA51B2" w:rsidR="00B92DD9" w:rsidRPr="00F2541E" w:rsidRDefault="00B92DD9" w:rsidP="000F5321">
      <w:pPr>
        <w:numPr>
          <w:ilvl w:val="1"/>
          <w:numId w:val="36"/>
        </w:numPr>
        <w:spacing w:line="240" w:lineRule="auto"/>
        <w:textAlignment w:val="center"/>
        <w:rPr>
          <w:rFonts w:ascii="Calibri" w:eastAsia="Times New Roman" w:hAnsi="Calibri" w:cs="Calibri"/>
          <w:highlight w:val="yellow"/>
          <w:lang w:eastAsia="en-GB"/>
        </w:rPr>
      </w:pPr>
      <w:r w:rsidRPr="00F2541E">
        <w:rPr>
          <w:rFonts w:ascii="Calibri" w:eastAsia="Times New Roman" w:hAnsi="Calibri" w:cs="Calibri"/>
          <w:highlight w:val="yellow"/>
          <w:lang w:eastAsia="en-GB"/>
        </w:rPr>
        <w:t>Technical Advisor support</w:t>
      </w:r>
      <w:r w:rsidR="0089586D" w:rsidRPr="00F2541E">
        <w:rPr>
          <w:rFonts w:ascii="Calibri" w:eastAsia="Times New Roman" w:hAnsi="Calibri" w:cs="Calibri"/>
          <w:highlight w:val="yellow"/>
          <w:lang w:eastAsia="en-GB"/>
        </w:rPr>
        <w:t>: Advise on strategy and develop training aides</w:t>
      </w:r>
    </w:p>
    <w:p w14:paraId="460D0197" w14:textId="0589F107" w:rsidR="0031514E" w:rsidRPr="00F2541E" w:rsidRDefault="0031514E" w:rsidP="000F5321">
      <w:pPr>
        <w:numPr>
          <w:ilvl w:val="1"/>
          <w:numId w:val="36"/>
        </w:numPr>
        <w:spacing w:line="240" w:lineRule="auto"/>
        <w:textAlignment w:val="center"/>
        <w:rPr>
          <w:rFonts w:ascii="Calibri" w:eastAsia="Times New Roman" w:hAnsi="Calibri" w:cs="Calibri"/>
          <w:highlight w:val="yellow"/>
          <w:lang w:eastAsia="en-GB"/>
        </w:rPr>
      </w:pPr>
      <w:r w:rsidRPr="00F2541E">
        <w:rPr>
          <w:rFonts w:ascii="Calibri" w:eastAsia="Times New Roman" w:hAnsi="Calibri" w:cs="Calibri"/>
          <w:highlight w:val="yellow"/>
          <w:lang w:eastAsia="en-GB"/>
        </w:rPr>
        <w:t>Coral Guardian Technical support: Sharing SE Asia Technology (TBA)</w:t>
      </w:r>
    </w:p>
    <w:p w14:paraId="04E44CF2" w14:textId="52C49963" w:rsidR="00B92DD9" w:rsidRPr="00F2541E" w:rsidRDefault="00B92DD9" w:rsidP="000F5321">
      <w:pPr>
        <w:numPr>
          <w:ilvl w:val="1"/>
          <w:numId w:val="36"/>
        </w:numPr>
        <w:spacing w:line="240" w:lineRule="auto"/>
        <w:textAlignment w:val="center"/>
        <w:rPr>
          <w:rFonts w:ascii="Calibri" w:eastAsia="Times New Roman" w:hAnsi="Calibri" w:cs="Calibri"/>
          <w:highlight w:val="yellow"/>
          <w:lang w:eastAsia="en-GB"/>
        </w:rPr>
      </w:pPr>
      <w:r w:rsidRPr="00F2541E">
        <w:rPr>
          <w:rFonts w:ascii="Calibri" w:eastAsia="Times New Roman" w:hAnsi="Calibri" w:cs="Calibri"/>
          <w:highlight w:val="yellow"/>
          <w:lang w:eastAsia="en-GB"/>
        </w:rPr>
        <w:t>Fisheries Development Manager</w:t>
      </w:r>
      <w:r w:rsidR="0031514E" w:rsidRPr="00F2541E">
        <w:rPr>
          <w:rFonts w:ascii="Calibri" w:eastAsia="Times New Roman" w:hAnsi="Calibri" w:cs="Calibri"/>
          <w:highlight w:val="yellow"/>
          <w:lang w:eastAsia="en-GB"/>
        </w:rPr>
        <w:t>: Supervision of delivery vs work plan</w:t>
      </w:r>
    </w:p>
    <w:p w14:paraId="281DE088" w14:textId="5DAA6159" w:rsidR="003E126B" w:rsidRPr="00F2541E" w:rsidRDefault="003E126B" w:rsidP="003E126B">
      <w:pPr>
        <w:numPr>
          <w:ilvl w:val="1"/>
          <w:numId w:val="36"/>
        </w:numPr>
        <w:tabs>
          <w:tab w:val="clear" w:pos="1440"/>
        </w:tabs>
        <w:spacing w:line="240" w:lineRule="auto"/>
        <w:textAlignment w:val="center"/>
        <w:rPr>
          <w:rFonts w:ascii="Calibri" w:eastAsia="Times New Roman" w:hAnsi="Calibri" w:cs="Calibri"/>
          <w:highlight w:val="yellow"/>
          <w:lang w:eastAsia="en-GB"/>
        </w:rPr>
      </w:pPr>
      <w:r w:rsidRPr="00F2541E">
        <w:rPr>
          <w:rFonts w:ascii="Calibri" w:eastAsia="Times New Roman" w:hAnsi="Calibri" w:cs="Calibri"/>
          <w:highlight w:val="yellow"/>
          <w:lang w:eastAsia="en-GB"/>
        </w:rPr>
        <w:t>Communication Officer: Documenting and IEC delivery</w:t>
      </w:r>
    </w:p>
    <w:p w14:paraId="45689437" w14:textId="4E2DF9BA" w:rsidR="00B92DD9" w:rsidRPr="00F2541E" w:rsidRDefault="00B92DD9" w:rsidP="000F5321">
      <w:pPr>
        <w:numPr>
          <w:ilvl w:val="1"/>
          <w:numId w:val="36"/>
        </w:numPr>
        <w:spacing w:line="240" w:lineRule="auto"/>
        <w:textAlignment w:val="center"/>
        <w:rPr>
          <w:rFonts w:ascii="Calibri" w:eastAsia="Times New Roman" w:hAnsi="Calibri" w:cs="Calibri"/>
          <w:highlight w:val="yellow"/>
          <w:lang w:eastAsia="en-GB"/>
        </w:rPr>
      </w:pPr>
      <w:r w:rsidRPr="00F2541E">
        <w:rPr>
          <w:rFonts w:ascii="Calibri" w:eastAsia="Times New Roman" w:hAnsi="Calibri" w:cs="Calibri"/>
          <w:highlight w:val="yellow"/>
          <w:lang w:eastAsia="en-GB"/>
        </w:rPr>
        <w:t>Coral Outreach Officer</w:t>
      </w:r>
      <w:r w:rsidR="0031514E" w:rsidRPr="00F2541E">
        <w:rPr>
          <w:rFonts w:ascii="Calibri" w:eastAsia="Times New Roman" w:hAnsi="Calibri" w:cs="Calibri"/>
          <w:highlight w:val="yellow"/>
          <w:lang w:eastAsia="en-GB"/>
        </w:rPr>
        <w:t>: Field management</w:t>
      </w:r>
    </w:p>
    <w:p w14:paraId="580AD394" w14:textId="07C721CC" w:rsidR="00B92DD9" w:rsidRPr="00F2541E" w:rsidRDefault="00B92DD9" w:rsidP="000F5321">
      <w:pPr>
        <w:numPr>
          <w:ilvl w:val="1"/>
          <w:numId w:val="36"/>
        </w:numPr>
        <w:spacing w:line="240" w:lineRule="auto"/>
        <w:textAlignment w:val="center"/>
        <w:rPr>
          <w:rFonts w:ascii="Calibri" w:eastAsia="Times New Roman" w:hAnsi="Calibri" w:cs="Calibri"/>
          <w:highlight w:val="yellow"/>
          <w:lang w:eastAsia="en-GB"/>
        </w:rPr>
      </w:pPr>
      <w:r w:rsidRPr="00F2541E">
        <w:rPr>
          <w:rFonts w:ascii="Calibri" w:eastAsia="Times New Roman" w:hAnsi="Calibri" w:cs="Calibri"/>
          <w:highlight w:val="yellow"/>
          <w:lang w:eastAsia="en-GB"/>
        </w:rPr>
        <w:t>Coral Team Lead</w:t>
      </w:r>
      <w:r w:rsidR="0031514E" w:rsidRPr="00F2541E">
        <w:rPr>
          <w:rFonts w:ascii="Calibri" w:eastAsia="Times New Roman" w:hAnsi="Calibri" w:cs="Calibri"/>
          <w:highlight w:val="yellow"/>
          <w:lang w:eastAsia="en-GB"/>
        </w:rPr>
        <w:t>: Lead instructor</w:t>
      </w:r>
    </w:p>
    <w:p w14:paraId="3263A730" w14:textId="3341B618" w:rsidR="00B92DD9" w:rsidRPr="00F2541E" w:rsidRDefault="00B92DD9" w:rsidP="000F5321">
      <w:pPr>
        <w:numPr>
          <w:ilvl w:val="1"/>
          <w:numId w:val="36"/>
        </w:numPr>
        <w:spacing w:line="240" w:lineRule="auto"/>
        <w:textAlignment w:val="center"/>
        <w:rPr>
          <w:rFonts w:ascii="Calibri" w:eastAsia="Times New Roman" w:hAnsi="Calibri" w:cs="Calibri"/>
          <w:highlight w:val="yellow"/>
          <w:lang w:eastAsia="en-GB"/>
        </w:rPr>
      </w:pPr>
      <w:r w:rsidRPr="00F2541E">
        <w:rPr>
          <w:rFonts w:ascii="Calibri" w:eastAsia="Times New Roman" w:hAnsi="Calibri" w:cs="Calibri"/>
          <w:highlight w:val="yellow"/>
          <w:lang w:eastAsia="en-GB"/>
        </w:rPr>
        <w:t>Coral outreach trainers</w:t>
      </w:r>
      <w:r w:rsidR="0031514E" w:rsidRPr="00F2541E">
        <w:rPr>
          <w:rFonts w:ascii="Calibri" w:eastAsia="Times New Roman" w:hAnsi="Calibri" w:cs="Calibri"/>
          <w:highlight w:val="yellow"/>
          <w:lang w:eastAsia="en-GB"/>
        </w:rPr>
        <w:t>: 2 trainers to support interns</w:t>
      </w:r>
    </w:p>
    <w:p w14:paraId="3411AEC9" w14:textId="41AD4A85" w:rsidR="00B92DD9" w:rsidRPr="00F2541E" w:rsidRDefault="00B92DD9" w:rsidP="000F5321">
      <w:pPr>
        <w:numPr>
          <w:ilvl w:val="1"/>
          <w:numId w:val="36"/>
        </w:numPr>
        <w:spacing w:line="240" w:lineRule="auto"/>
        <w:textAlignment w:val="center"/>
        <w:rPr>
          <w:rFonts w:ascii="Calibri" w:eastAsia="Times New Roman" w:hAnsi="Calibri" w:cs="Calibri"/>
          <w:highlight w:val="yellow"/>
          <w:lang w:eastAsia="en-GB"/>
        </w:rPr>
      </w:pPr>
      <w:r w:rsidRPr="00F2541E">
        <w:rPr>
          <w:rFonts w:ascii="Calibri" w:eastAsia="Times New Roman" w:hAnsi="Calibri" w:cs="Calibri"/>
          <w:highlight w:val="yellow"/>
          <w:lang w:eastAsia="en-GB"/>
        </w:rPr>
        <w:t xml:space="preserve">KBMU </w:t>
      </w:r>
      <w:r w:rsidR="002C0AAC" w:rsidRPr="00F2541E">
        <w:rPr>
          <w:rFonts w:ascii="Calibri" w:eastAsia="Times New Roman" w:hAnsi="Calibri" w:cs="Calibri"/>
          <w:highlight w:val="yellow"/>
          <w:lang w:eastAsia="en-GB"/>
        </w:rPr>
        <w:t xml:space="preserve">Community </w:t>
      </w:r>
      <w:r w:rsidRPr="00F2541E">
        <w:rPr>
          <w:rFonts w:ascii="Calibri" w:eastAsia="Times New Roman" w:hAnsi="Calibri" w:cs="Calibri"/>
          <w:highlight w:val="yellow"/>
          <w:lang w:eastAsia="en-GB"/>
        </w:rPr>
        <w:t>Fishe</w:t>
      </w:r>
      <w:r w:rsidR="002C0AAC" w:rsidRPr="00F2541E">
        <w:rPr>
          <w:rFonts w:ascii="Calibri" w:eastAsia="Times New Roman" w:hAnsi="Calibri" w:cs="Calibri"/>
          <w:highlight w:val="yellow"/>
          <w:lang w:eastAsia="en-GB"/>
        </w:rPr>
        <w:t>rs</w:t>
      </w:r>
      <w:r w:rsidRPr="00F2541E">
        <w:rPr>
          <w:rFonts w:ascii="Calibri" w:eastAsia="Times New Roman" w:hAnsi="Calibri" w:cs="Calibri"/>
          <w:highlight w:val="yellow"/>
          <w:lang w:eastAsia="en-GB"/>
        </w:rPr>
        <w:t xml:space="preserve"> </w:t>
      </w:r>
      <w:r w:rsidR="00DE4E37" w:rsidRPr="00F2541E">
        <w:rPr>
          <w:rFonts w:ascii="Calibri" w:eastAsia="Times New Roman" w:hAnsi="Calibri" w:cs="Calibri"/>
          <w:highlight w:val="yellow"/>
          <w:lang w:eastAsia="en-GB"/>
        </w:rPr>
        <w:t>intern</w:t>
      </w:r>
      <w:r w:rsidRPr="00F2541E">
        <w:rPr>
          <w:rFonts w:ascii="Calibri" w:eastAsia="Times New Roman" w:hAnsi="Calibri" w:cs="Calibri"/>
          <w:highlight w:val="yellow"/>
          <w:lang w:eastAsia="en-GB"/>
        </w:rPr>
        <w:t>ship</w:t>
      </w:r>
      <w:r w:rsidR="0031514E" w:rsidRPr="00F2541E">
        <w:rPr>
          <w:rFonts w:ascii="Calibri" w:eastAsia="Times New Roman" w:hAnsi="Calibri" w:cs="Calibri"/>
          <w:highlight w:val="yellow"/>
          <w:lang w:eastAsia="en-GB"/>
        </w:rPr>
        <w:t>: 20/year part-time</w:t>
      </w:r>
      <w:r w:rsidR="00C85D4A" w:rsidRPr="00F2541E">
        <w:rPr>
          <w:rFonts w:ascii="Calibri" w:eastAsia="Times New Roman" w:hAnsi="Calibri" w:cs="Calibri"/>
          <w:highlight w:val="yellow"/>
          <w:lang w:eastAsia="en-GB"/>
        </w:rPr>
        <w:t xml:space="preserve"> interns</w:t>
      </w:r>
    </w:p>
    <w:p w14:paraId="2E75810A" w14:textId="4469873E" w:rsidR="00696E99" w:rsidRPr="00F2541E" w:rsidRDefault="00696E99" w:rsidP="000F5321">
      <w:pPr>
        <w:numPr>
          <w:ilvl w:val="1"/>
          <w:numId w:val="36"/>
        </w:numPr>
        <w:spacing w:line="240" w:lineRule="auto"/>
        <w:textAlignment w:val="center"/>
        <w:rPr>
          <w:rFonts w:ascii="Calibri" w:eastAsia="Times New Roman" w:hAnsi="Calibri" w:cs="Calibri"/>
          <w:highlight w:val="yellow"/>
          <w:lang w:eastAsia="en-GB"/>
        </w:rPr>
      </w:pPr>
      <w:r w:rsidRPr="00F2541E">
        <w:rPr>
          <w:rFonts w:ascii="Calibri" w:eastAsia="Times New Roman" w:hAnsi="Calibri" w:cs="Calibri"/>
          <w:highlight w:val="yellow"/>
          <w:lang w:eastAsia="en-GB"/>
        </w:rPr>
        <w:t>Administration and project management</w:t>
      </w:r>
      <w:r w:rsidR="0031514E" w:rsidRPr="00F2541E">
        <w:rPr>
          <w:rFonts w:ascii="Calibri" w:eastAsia="Times New Roman" w:hAnsi="Calibri" w:cs="Calibri"/>
          <w:highlight w:val="yellow"/>
          <w:lang w:eastAsia="en-GB"/>
        </w:rPr>
        <w:t>: Project administration and finance back-up.</w:t>
      </w:r>
    </w:p>
    <w:p w14:paraId="256B2066" w14:textId="77777777" w:rsidR="00B92DD9" w:rsidRPr="00B92DD9" w:rsidRDefault="00B92DD9" w:rsidP="00B92DD9">
      <w:pPr>
        <w:jc w:val="both"/>
        <w:rPr>
          <w:rFonts w:ascii="Calibri" w:eastAsia="Times New Roman" w:hAnsi="Calibri" w:cs="Calibri"/>
          <w:lang w:eastAsia="en-GB"/>
        </w:rPr>
      </w:pPr>
    </w:p>
    <w:p w14:paraId="77A2EEB5" w14:textId="77777777" w:rsidR="0024245A" w:rsidRDefault="00D92D61">
      <w:pPr>
        <w:pStyle w:val="Normal1"/>
        <w:numPr>
          <w:ilvl w:val="0"/>
          <w:numId w:val="2"/>
        </w:numPr>
        <w:pBdr>
          <w:top w:val="nil"/>
          <w:left w:val="nil"/>
          <w:bottom w:val="nil"/>
          <w:right w:val="nil"/>
          <w:between w:val="nil"/>
        </w:pBdr>
        <w:shd w:val="clear" w:color="auto" w:fill="FFFFFF"/>
        <w:spacing w:after="200"/>
        <w:rPr>
          <w:color w:val="28335F"/>
        </w:rPr>
      </w:pPr>
      <w:r>
        <w:rPr>
          <w:b/>
          <w:color w:val="28335F"/>
        </w:rPr>
        <w:lastRenderedPageBreak/>
        <w:t>What are the desired results in the short, medium and long term? With what key indicators do you plan to measure the impact of the project? *</w:t>
      </w:r>
    </w:p>
    <w:p w14:paraId="7C1E31C7" w14:textId="55AA58B9" w:rsidR="00064E98" w:rsidRDefault="00CA5670" w:rsidP="00064E98">
      <w:pPr>
        <w:spacing w:line="240" w:lineRule="auto"/>
        <w:ind w:left="360"/>
        <w:textAlignment w:val="center"/>
        <w:rPr>
          <w:rFonts w:ascii="Calibri" w:eastAsia="Times New Roman" w:hAnsi="Calibri" w:cs="Calibri"/>
          <w:lang w:eastAsia="en-GB"/>
        </w:rPr>
      </w:pPr>
      <w:r>
        <w:rPr>
          <w:rFonts w:ascii="Calibri" w:eastAsia="Times New Roman" w:hAnsi="Calibri" w:cs="Calibri"/>
          <w:lang w:eastAsia="en-GB"/>
        </w:rPr>
        <w:t>Short Term (0-</w:t>
      </w:r>
      <w:r w:rsidR="00414F7C">
        <w:rPr>
          <w:rFonts w:ascii="Calibri" w:eastAsia="Times New Roman" w:hAnsi="Calibri" w:cs="Calibri"/>
          <w:lang w:eastAsia="en-GB"/>
        </w:rPr>
        <w:t xml:space="preserve">1 </w:t>
      </w:r>
      <w:r>
        <w:rPr>
          <w:rFonts w:ascii="Calibri" w:eastAsia="Times New Roman" w:hAnsi="Calibri" w:cs="Calibri"/>
          <w:lang w:eastAsia="en-GB"/>
        </w:rPr>
        <w:t>Year)</w:t>
      </w:r>
      <w:r w:rsidR="00064E98">
        <w:rPr>
          <w:rFonts w:ascii="Calibri" w:eastAsia="Times New Roman" w:hAnsi="Calibri" w:cs="Calibri"/>
          <w:lang w:eastAsia="en-GB"/>
        </w:rPr>
        <w:t>: Several citizen science-based p</w:t>
      </w:r>
      <w:r>
        <w:rPr>
          <w:rFonts w:ascii="Calibri" w:eastAsia="Times New Roman" w:hAnsi="Calibri" w:cs="Calibri"/>
          <w:lang w:eastAsia="en-GB"/>
        </w:rPr>
        <w:t xml:space="preserve">ilot </w:t>
      </w:r>
      <w:r w:rsidR="00064E98">
        <w:rPr>
          <w:rFonts w:ascii="Calibri" w:eastAsia="Times New Roman" w:hAnsi="Calibri" w:cs="Calibri"/>
          <w:lang w:eastAsia="en-GB"/>
        </w:rPr>
        <w:t>t</w:t>
      </w:r>
      <w:r>
        <w:rPr>
          <w:rFonts w:ascii="Calibri" w:eastAsia="Times New Roman" w:hAnsi="Calibri" w:cs="Calibri"/>
          <w:lang w:eastAsia="en-GB"/>
        </w:rPr>
        <w:t>rials</w:t>
      </w:r>
      <w:r w:rsidR="00064E98">
        <w:rPr>
          <w:rFonts w:ascii="Calibri" w:eastAsia="Times New Roman" w:hAnsi="Calibri" w:cs="Calibri"/>
          <w:lang w:eastAsia="en-GB"/>
        </w:rPr>
        <w:t xml:space="preserve"> conducted: </w:t>
      </w:r>
    </w:p>
    <w:p w14:paraId="70965CF7" w14:textId="146A0503" w:rsidR="00064E98" w:rsidRDefault="00064E98" w:rsidP="00064E98">
      <w:pPr>
        <w:pStyle w:val="ListParagraph"/>
        <w:numPr>
          <w:ilvl w:val="1"/>
          <w:numId w:val="2"/>
        </w:numPr>
        <w:spacing w:line="240" w:lineRule="auto"/>
        <w:textAlignment w:val="center"/>
        <w:rPr>
          <w:rFonts w:ascii="Calibri" w:eastAsia="Times New Roman" w:hAnsi="Calibri" w:cs="Calibri"/>
          <w:lang w:eastAsia="en-GB"/>
        </w:rPr>
      </w:pPr>
      <w:r>
        <w:rPr>
          <w:rFonts w:ascii="Calibri" w:eastAsia="Times New Roman" w:hAnsi="Calibri" w:cs="Calibri"/>
          <w:lang w:eastAsia="en-GB"/>
        </w:rPr>
        <w:t>OA team and KBMU interns replicat</w:t>
      </w:r>
      <w:r w:rsidR="0027304C">
        <w:rPr>
          <w:rFonts w:ascii="Calibri" w:eastAsia="Times New Roman" w:hAnsi="Calibri" w:cs="Calibri"/>
          <w:lang w:eastAsia="en-GB"/>
        </w:rPr>
        <w:t>e</w:t>
      </w:r>
      <w:r>
        <w:rPr>
          <w:rFonts w:ascii="Calibri" w:eastAsia="Times New Roman" w:hAnsi="Calibri" w:cs="Calibri"/>
          <w:lang w:eastAsia="en-GB"/>
        </w:rPr>
        <w:t xml:space="preserve"> </w:t>
      </w:r>
      <w:r w:rsidR="0027304C">
        <w:rPr>
          <w:rFonts w:ascii="Calibri" w:eastAsia="Times New Roman" w:hAnsi="Calibri" w:cs="Calibri"/>
          <w:lang w:eastAsia="en-GB"/>
        </w:rPr>
        <w:t xml:space="preserve">10 pilot </w:t>
      </w:r>
      <w:r>
        <w:rPr>
          <w:rFonts w:ascii="Calibri" w:eastAsia="Times New Roman" w:hAnsi="Calibri" w:cs="Calibri"/>
          <w:lang w:eastAsia="en-GB"/>
        </w:rPr>
        <w:t>AR cluster</w:t>
      </w:r>
      <w:r w:rsidR="0027304C">
        <w:rPr>
          <w:rFonts w:ascii="Calibri" w:eastAsia="Times New Roman" w:hAnsi="Calibri" w:cs="Calibri"/>
          <w:lang w:eastAsia="en-GB"/>
        </w:rPr>
        <w:t xml:space="preserve">s as trialing of the concept as a </w:t>
      </w:r>
      <w:r>
        <w:rPr>
          <w:rFonts w:ascii="Calibri" w:eastAsia="Times New Roman" w:hAnsi="Calibri" w:cs="Calibri"/>
          <w:lang w:eastAsia="en-GB"/>
        </w:rPr>
        <w:t>best practice</w:t>
      </w:r>
      <w:r w:rsidR="0027304C">
        <w:rPr>
          <w:rFonts w:ascii="Calibri" w:eastAsia="Times New Roman" w:hAnsi="Calibri" w:cs="Calibri"/>
          <w:lang w:eastAsia="en-GB"/>
        </w:rPr>
        <w:t xml:space="preserve"> of AR as FADS.</w:t>
      </w:r>
    </w:p>
    <w:p w14:paraId="3C864E4D" w14:textId="5EB60AD5" w:rsidR="0027304C" w:rsidRDefault="00064E98" w:rsidP="00064E98">
      <w:pPr>
        <w:pStyle w:val="ListParagraph"/>
        <w:numPr>
          <w:ilvl w:val="1"/>
          <w:numId w:val="2"/>
        </w:numPr>
        <w:spacing w:line="240" w:lineRule="auto"/>
        <w:textAlignment w:val="center"/>
        <w:rPr>
          <w:rFonts w:ascii="Calibri" w:eastAsia="Times New Roman" w:hAnsi="Calibri" w:cs="Calibri"/>
          <w:lang w:eastAsia="en-GB"/>
        </w:rPr>
      </w:pPr>
      <w:r>
        <w:rPr>
          <w:rFonts w:ascii="Calibri" w:eastAsia="Times New Roman" w:hAnsi="Calibri" w:cs="Calibri"/>
          <w:lang w:eastAsia="en-GB"/>
        </w:rPr>
        <w:t>G</w:t>
      </w:r>
      <w:r w:rsidRPr="00064E98">
        <w:rPr>
          <w:rFonts w:ascii="Calibri" w:eastAsia="Times New Roman" w:hAnsi="Calibri" w:cs="Calibri"/>
          <w:lang w:eastAsia="en-GB"/>
        </w:rPr>
        <w:t>uided by Coral Guardian</w:t>
      </w:r>
      <w:r>
        <w:rPr>
          <w:rFonts w:ascii="Calibri" w:eastAsia="Times New Roman" w:hAnsi="Calibri" w:cs="Calibri"/>
          <w:lang w:eastAsia="en-GB"/>
        </w:rPr>
        <w:t xml:space="preserve">, </w:t>
      </w:r>
      <w:r w:rsidR="0027304C">
        <w:rPr>
          <w:rFonts w:ascii="Calibri" w:eastAsia="Times New Roman" w:hAnsi="Calibri" w:cs="Calibri"/>
          <w:lang w:eastAsia="en-GB"/>
        </w:rPr>
        <w:t xml:space="preserve">Coral Team and KBMU </w:t>
      </w:r>
      <w:r w:rsidR="00CA5670" w:rsidRPr="00064E98">
        <w:rPr>
          <w:rFonts w:ascii="Calibri" w:eastAsia="Times New Roman" w:hAnsi="Calibri" w:cs="Calibri"/>
          <w:lang w:eastAsia="en-GB"/>
        </w:rPr>
        <w:t>conduct</w:t>
      </w:r>
      <w:r w:rsidR="0027304C">
        <w:rPr>
          <w:rFonts w:ascii="Calibri" w:eastAsia="Times New Roman" w:hAnsi="Calibri" w:cs="Calibri"/>
          <w:lang w:eastAsia="en-GB"/>
        </w:rPr>
        <w:t xml:space="preserve"> several</w:t>
      </w:r>
      <w:r w:rsidR="00CA5670" w:rsidRPr="00064E98">
        <w:rPr>
          <w:rFonts w:ascii="Calibri" w:eastAsia="Times New Roman" w:hAnsi="Calibri" w:cs="Calibri"/>
          <w:lang w:eastAsia="en-GB"/>
        </w:rPr>
        <w:t xml:space="preserve"> </w:t>
      </w:r>
      <w:r w:rsidR="0027304C">
        <w:rPr>
          <w:rFonts w:ascii="Calibri" w:eastAsia="Times New Roman" w:hAnsi="Calibri" w:cs="Calibri"/>
          <w:lang w:eastAsia="en-GB"/>
        </w:rPr>
        <w:t>trials adapting SE Asia technology concepts.</w:t>
      </w:r>
    </w:p>
    <w:p w14:paraId="6CD227D4" w14:textId="77777777" w:rsidR="0027304C" w:rsidRDefault="0027304C" w:rsidP="00064E98">
      <w:pPr>
        <w:pStyle w:val="ListParagraph"/>
        <w:numPr>
          <w:ilvl w:val="1"/>
          <w:numId w:val="2"/>
        </w:numPr>
        <w:spacing w:line="240" w:lineRule="auto"/>
        <w:textAlignment w:val="center"/>
        <w:rPr>
          <w:rFonts w:ascii="Calibri" w:eastAsia="Times New Roman" w:hAnsi="Calibri" w:cs="Calibri"/>
          <w:lang w:eastAsia="en-GB"/>
        </w:rPr>
      </w:pPr>
      <w:r>
        <w:rPr>
          <w:rFonts w:ascii="Calibri" w:eastAsia="Times New Roman" w:hAnsi="Calibri" w:cs="Calibri"/>
          <w:lang w:eastAsia="en-GB"/>
        </w:rPr>
        <w:t>All trials will e</w:t>
      </w:r>
      <w:r w:rsidR="00CA5670" w:rsidRPr="00064E98">
        <w:rPr>
          <w:rFonts w:ascii="Calibri" w:eastAsia="Times New Roman" w:hAnsi="Calibri" w:cs="Calibri"/>
          <w:lang w:eastAsia="en-GB"/>
        </w:rPr>
        <w:t xml:space="preserve">ngage the local fishing community </w:t>
      </w:r>
      <w:r w:rsidR="00064E98" w:rsidRPr="00064E98">
        <w:rPr>
          <w:rFonts w:ascii="Calibri" w:eastAsia="Times New Roman" w:hAnsi="Calibri" w:cs="Calibri"/>
          <w:lang w:eastAsia="en-GB"/>
        </w:rPr>
        <w:t xml:space="preserve">in internships so that knowledge remains in the community. </w:t>
      </w:r>
    </w:p>
    <w:p w14:paraId="36EDB62B" w14:textId="3112C5E9" w:rsidR="00CA5670" w:rsidRDefault="0027304C" w:rsidP="00064E98">
      <w:pPr>
        <w:pStyle w:val="ListParagraph"/>
        <w:numPr>
          <w:ilvl w:val="1"/>
          <w:numId w:val="2"/>
        </w:numPr>
        <w:spacing w:line="240" w:lineRule="auto"/>
        <w:textAlignment w:val="center"/>
        <w:rPr>
          <w:rFonts w:ascii="Calibri" w:eastAsia="Times New Roman" w:hAnsi="Calibri" w:cs="Calibri"/>
          <w:lang w:eastAsia="en-GB"/>
        </w:rPr>
      </w:pPr>
      <w:r>
        <w:rPr>
          <w:rFonts w:ascii="Calibri" w:eastAsia="Times New Roman" w:hAnsi="Calibri" w:cs="Calibri"/>
          <w:lang w:eastAsia="en-GB"/>
        </w:rPr>
        <w:t>The a</w:t>
      </w:r>
      <w:r w:rsidR="00064E98" w:rsidRPr="00064E98">
        <w:rPr>
          <w:rFonts w:ascii="Calibri" w:eastAsia="Times New Roman" w:hAnsi="Calibri" w:cs="Calibri"/>
          <w:lang w:eastAsia="en-GB"/>
        </w:rPr>
        <w:t xml:space="preserve">im is to demonstrate feasibility of </w:t>
      </w:r>
      <w:r>
        <w:rPr>
          <w:rFonts w:ascii="Calibri" w:eastAsia="Times New Roman" w:hAnsi="Calibri" w:cs="Calibri"/>
          <w:lang w:eastAsia="en-GB"/>
        </w:rPr>
        <w:t xml:space="preserve">SE Asia technology for </w:t>
      </w:r>
      <w:r w:rsidR="00064E98" w:rsidRPr="00064E98">
        <w:rPr>
          <w:rFonts w:ascii="Calibri" w:eastAsia="Times New Roman" w:hAnsi="Calibri" w:cs="Calibri"/>
          <w:lang w:eastAsia="en-GB"/>
        </w:rPr>
        <w:t xml:space="preserve">mass restoration </w:t>
      </w:r>
      <w:r w:rsidR="00CA5670" w:rsidRPr="00064E98">
        <w:rPr>
          <w:rFonts w:ascii="Calibri" w:eastAsia="Times New Roman" w:hAnsi="Calibri" w:cs="Calibri"/>
          <w:lang w:eastAsia="en-GB"/>
        </w:rPr>
        <w:t xml:space="preserve">and </w:t>
      </w:r>
      <w:r>
        <w:rPr>
          <w:rFonts w:ascii="Calibri" w:eastAsia="Times New Roman" w:hAnsi="Calibri" w:cs="Calibri"/>
          <w:lang w:eastAsia="en-GB"/>
        </w:rPr>
        <w:t xml:space="preserve">by demonstration </w:t>
      </w:r>
      <w:r w:rsidR="00CA5670" w:rsidRPr="00064E98">
        <w:rPr>
          <w:rFonts w:ascii="Calibri" w:eastAsia="Times New Roman" w:hAnsi="Calibri" w:cs="Calibri"/>
          <w:lang w:eastAsia="en-GB"/>
        </w:rPr>
        <w:t>win the</w:t>
      </w:r>
      <w:r w:rsidR="00064E98" w:rsidRPr="00064E98">
        <w:rPr>
          <w:rFonts w:ascii="Calibri" w:eastAsia="Times New Roman" w:hAnsi="Calibri" w:cs="Calibri"/>
          <w:lang w:eastAsia="en-GB"/>
        </w:rPr>
        <w:t xml:space="preserve"> KBMU</w:t>
      </w:r>
      <w:r w:rsidR="00CA5670" w:rsidRPr="00064E98">
        <w:rPr>
          <w:rFonts w:ascii="Calibri" w:eastAsia="Times New Roman" w:hAnsi="Calibri" w:cs="Calibri"/>
          <w:lang w:eastAsia="en-GB"/>
        </w:rPr>
        <w:t xml:space="preserve"> confidence </w:t>
      </w:r>
      <w:r>
        <w:rPr>
          <w:rFonts w:ascii="Calibri" w:eastAsia="Times New Roman" w:hAnsi="Calibri" w:cs="Calibri"/>
          <w:lang w:eastAsia="en-GB"/>
        </w:rPr>
        <w:t>to wish to scale up engagement in t</w:t>
      </w:r>
      <w:r w:rsidR="00CA5670" w:rsidRPr="00064E98">
        <w:rPr>
          <w:rFonts w:ascii="Calibri" w:eastAsia="Times New Roman" w:hAnsi="Calibri" w:cs="Calibri"/>
          <w:lang w:eastAsia="en-GB"/>
        </w:rPr>
        <w:t xml:space="preserve">he principles of coral gardens </w:t>
      </w:r>
    </w:p>
    <w:p w14:paraId="6241E27D" w14:textId="2855B455" w:rsidR="0027304C" w:rsidRDefault="0027304C" w:rsidP="00064E98">
      <w:pPr>
        <w:pStyle w:val="ListParagraph"/>
        <w:numPr>
          <w:ilvl w:val="1"/>
          <w:numId w:val="2"/>
        </w:numPr>
        <w:spacing w:line="240" w:lineRule="auto"/>
        <w:textAlignment w:val="center"/>
        <w:rPr>
          <w:rFonts w:ascii="Calibri" w:eastAsia="Times New Roman" w:hAnsi="Calibri" w:cs="Calibri"/>
          <w:lang w:eastAsia="en-GB"/>
        </w:rPr>
      </w:pPr>
      <w:r>
        <w:rPr>
          <w:rFonts w:ascii="Calibri" w:eastAsia="Times New Roman" w:hAnsi="Calibri" w:cs="Calibri"/>
          <w:lang w:eastAsia="en-GB"/>
        </w:rPr>
        <w:t>Success will be measured based on techno-socio-economic applicability to local fisher culture.</w:t>
      </w:r>
    </w:p>
    <w:p w14:paraId="0816CAE9" w14:textId="4E7903D5" w:rsidR="0036133C" w:rsidRPr="00064E98" w:rsidRDefault="0036133C" w:rsidP="00064E98">
      <w:pPr>
        <w:pStyle w:val="ListParagraph"/>
        <w:numPr>
          <w:ilvl w:val="1"/>
          <w:numId w:val="2"/>
        </w:numPr>
        <w:spacing w:line="240" w:lineRule="auto"/>
        <w:textAlignment w:val="center"/>
        <w:rPr>
          <w:rFonts w:ascii="Calibri" w:eastAsia="Times New Roman" w:hAnsi="Calibri" w:cs="Calibri"/>
          <w:lang w:eastAsia="en-GB"/>
        </w:rPr>
      </w:pPr>
      <w:r>
        <w:rPr>
          <w:rFonts w:ascii="Calibri" w:eastAsia="Times New Roman" w:hAnsi="Calibri" w:cs="Calibri"/>
          <w:lang w:eastAsia="en-GB"/>
        </w:rPr>
        <w:t>Formation of Coral Alliance Secretariat in Kenya, bringing together key players in Coral restoration and a pool for knowledge and resources for upscaling coral restoration initiatives</w:t>
      </w:r>
    </w:p>
    <w:p w14:paraId="5872559A" w14:textId="77777777" w:rsidR="00CA5670" w:rsidRDefault="00CA5670" w:rsidP="00147E4F">
      <w:pPr>
        <w:spacing w:line="240" w:lineRule="auto"/>
        <w:ind w:left="360"/>
        <w:textAlignment w:val="center"/>
        <w:rPr>
          <w:rFonts w:ascii="Calibri" w:eastAsia="Times New Roman" w:hAnsi="Calibri" w:cs="Calibri"/>
          <w:lang w:eastAsia="en-GB"/>
        </w:rPr>
      </w:pPr>
    </w:p>
    <w:p w14:paraId="354AE7D0" w14:textId="1D3B9F64" w:rsidR="00CA5670" w:rsidRDefault="00CA5670" w:rsidP="00147E4F">
      <w:pPr>
        <w:spacing w:line="240" w:lineRule="auto"/>
        <w:ind w:left="360"/>
        <w:textAlignment w:val="center"/>
        <w:rPr>
          <w:rFonts w:ascii="Calibri" w:eastAsia="Times New Roman" w:hAnsi="Calibri" w:cs="Calibri"/>
          <w:lang w:eastAsia="en-GB"/>
        </w:rPr>
      </w:pPr>
      <w:r>
        <w:rPr>
          <w:rFonts w:ascii="Calibri" w:eastAsia="Times New Roman" w:hAnsi="Calibri" w:cs="Calibri"/>
          <w:lang w:eastAsia="en-GB"/>
        </w:rPr>
        <w:t>Medium Term (</w:t>
      </w:r>
      <w:r w:rsidR="00414F7C">
        <w:rPr>
          <w:rFonts w:ascii="Calibri" w:eastAsia="Times New Roman" w:hAnsi="Calibri" w:cs="Calibri"/>
          <w:lang w:eastAsia="en-GB"/>
        </w:rPr>
        <w:t>1</w:t>
      </w:r>
      <w:r>
        <w:rPr>
          <w:rFonts w:ascii="Calibri" w:eastAsia="Times New Roman" w:hAnsi="Calibri" w:cs="Calibri"/>
          <w:lang w:eastAsia="en-GB"/>
        </w:rPr>
        <w:t>-</w:t>
      </w:r>
      <w:r w:rsidR="00414F7C">
        <w:rPr>
          <w:rFonts w:ascii="Calibri" w:eastAsia="Times New Roman" w:hAnsi="Calibri" w:cs="Calibri"/>
          <w:lang w:eastAsia="en-GB"/>
        </w:rPr>
        <w:t xml:space="preserve">3 </w:t>
      </w:r>
      <w:r>
        <w:rPr>
          <w:rFonts w:ascii="Calibri" w:eastAsia="Times New Roman" w:hAnsi="Calibri" w:cs="Calibri"/>
          <w:lang w:eastAsia="en-GB"/>
        </w:rPr>
        <w:t>Years)</w:t>
      </w:r>
      <w:r w:rsidR="004562A4">
        <w:rPr>
          <w:rFonts w:ascii="Calibri" w:eastAsia="Times New Roman" w:hAnsi="Calibri" w:cs="Calibri"/>
          <w:lang w:eastAsia="en-GB"/>
        </w:rPr>
        <w:t xml:space="preserve"> </w:t>
      </w:r>
      <w:r w:rsidR="0027304C">
        <w:rPr>
          <w:rFonts w:ascii="Calibri" w:eastAsia="Times New Roman" w:hAnsi="Calibri" w:cs="Calibri"/>
          <w:lang w:eastAsia="en-GB"/>
        </w:rPr>
        <w:t>Several successful pilot trials extended to additional areas.</w:t>
      </w:r>
    </w:p>
    <w:p w14:paraId="4E000492" w14:textId="48D292C5" w:rsidR="0027304C" w:rsidRDefault="0027304C" w:rsidP="0027304C">
      <w:pPr>
        <w:pStyle w:val="ListParagraph"/>
        <w:numPr>
          <w:ilvl w:val="0"/>
          <w:numId w:val="29"/>
        </w:numPr>
        <w:spacing w:line="240" w:lineRule="auto"/>
        <w:textAlignment w:val="center"/>
        <w:rPr>
          <w:rFonts w:ascii="Calibri" w:eastAsia="Times New Roman" w:hAnsi="Calibri" w:cs="Calibri"/>
          <w:lang w:eastAsia="en-GB"/>
        </w:rPr>
      </w:pPr>
      <w:r>
        <w:rPr>
          <w:rFonts w:ascii="Calibri" w:eastAsia="Times New Roman" w:hAnsi="Calibri" w:cs="Calibri"/>
          <w:lang w:eastAsia="en-GB"/>
        </w:rPr>
        <w:t xml:space="preserve">Roll out of the AR cluster concept </w:t>
      </w:r>
      <w:r w:rsidR="00170275">
        <w:rPr>
          <w:rFonts w:ascii="Calibri" w:eastAsia="Times New Roman" w:hAnsi="Calibri" w:cs="Calibri"/>
          <w:lang w:eastAsia="en-GB"/>
        </w:rPr>
        <w:t xml:space="preserve">trials </w:t>
      </w:r>
      <w:r>
        <w:rPr>
          <w:rFonts w:ascii="Calibri" w:eastAsia="Times New Roman" w:hAnsi="Calibri" w:cs="Calibri"/>
          <w:lang w:eastAsia="en-GB"/>
        </w:rPr>
        <w:t>to additional 10 clusters</w:t>
      </w:r>
      <w:r w:rsidR="00170275">
        <w:rPr>
          <w:rFonts w:ascii="Calibri" w:eastAsia="Times New Roman" w:hAnsi="Calibri" w:cs="Calibri"/>
          <w:lang w:eastAsia="en-GB"/>
        </w:rPr>
        <w:t xml:space="preserve">/Year to M&amp;E reef and fish recovery and cultural acceptance </w:t>
      </w:r>
    </w:p>
    <w:p w14:paraId="3B4D2A09" w14:textId="1A8A55A5" w:rsidR="0027304C" w:rsidRDefault="0027304C" w:rsidP="0027304C">
      <w:pPr>
        <w:pStyle w:val="ListParagraph"/>
        <w:numPr>
          <w:ilvl w:val="0"/>
          <w:numId w:val="29"/>
        </w:numPr>
        <w:spacing w:line="240" w:lineRule="auto"/>
        <w:textAlignment w:val="center"/>
        <w:rPr>
          <w:rFonts w:ascii="Calibri" w:eastAsia="Times New Roman" w:hAnsi="Calibri" w:cs="Calibri"/>
          <w:lang w:eastAsia="en-GB"/>
        </w:rPr>
      </w:pPr>
      <w:r>
        <w:rPr>
          <w:rFonts w:ascii="Calibri" w:eastAsia="Times New Roman" w:hAnsi="Calibri" w:cs="Calibri"/>
          <w:lang w:eastAsia="en-GB"/>
        </w:rPr>
        <w:t xml:space="preserve">Roll out of </w:t>
      </w:r>
      <w:r w:rsidR="00170275">
        <w:rPr>
          <w:rFonts w:ascii="Calibri" w:eastAsia="Times New Roman" w:hAnsi="Calibri" w:cs="Calibri"/>
          <w:lang w:eastAsia="en-GB"/>
        </w:rPr>
        <w:t>additional 2-3</w:t>
      </w:r>
      <w:r>
        <w:rPr>
          <w:rFonts w:ascii="Calibri" w:eastAsia="Times New Roman" w:hAnsi="Calibri" w:cs="Calibri"/>
          <w:lang w:eastAsia="en-GB"/>
        </w:rPr>
        <w:t xml:space="preserve"> pilot trails scaling of the Coral Guardian SE Asia technologies that show promise.</w:t>
      </w:r>
    </w:p>
    <w:p w14:paraId="79B2515E" w14:textId="09BFD7B3" w:rsidR="0036133C" w:rsidRPr="0036133C" w:rsidRDefault="0036133C" w:rsidP="0036133C">
      <w:pPr>
        <w:pStyle w:val="ListParagraph"/>
        <w:numPr>
          <w:ilvl w:val="0"/>
          <w:numId w:val="29"/>
        </w:numPr>
        <w:spacing w:line="240" w:lineRule="auto"/>
        <w:textAlignment w:val="center"/>
        <w:rPr>
          <w:rFonts w:ascii="Calibri" w:eastAsia="Times New Roman" w:hAnsi="Calibri" w:cs="Calibri"/>
          <w:lang w:eastAsia="en-GB"/>
        </w:rPr>
      </w:pPr>
      <w:r>
        <w:rPr>
          <w:rFonts w:ascii="Calibri" w:eastAsia="Times New Roman" w:hAnsi="Calibri" w:cs="Calibri"/>
          <w:lang w:eastAsia="en-GB"/>
        </w:rPr>
        <w:t>Orientation, improved knowledge and behavioral change to 30 local Schools in fisheries restoration through coral gardening, targeting over 1500 children</w:t>
      </w:r>
    </w:p>
    <w:p w14:paraId="48045FCD" w14:textId="21E36BDE" w:rsidR="00170275" w:rsidRDefault="00170275" w:rsidP="0027304C">
      <w:pPr>
        <w:pStyle w:val="ListParagraph"/>
        <w:numPr>
          <w:ilvl w:val="0"/>
          <w:numId w:val="29"/>
        </w:numPr>
        <w:spacing w:line="240" w:lineRule="auto"/>
        <w:textAlignment w:val="center"/>
        <w:rPr>
          <w:rFonts w:ascii="Calibri" w:eastAsia="Times New Roman" w:hAnsi="Calibri" w:cs="Calibri"/>
          <w:lang w:eastAsia="en-GB"/>
        </w:rPr>
      </w:pPr>
      <w:r>
        <w:rPr>
          <w:rFonts w:ascii="Calibri" w:eastAsia="Times New Roman" w:hAnsi="Calibri" w:cs="Calibri"/>
          <w:lang w:eastAsia="en-GB"/>
        </w:rPr>
        <w:t xml:space="preserve">Documentation of the best practices in a </w:t>
      </w:r>
      <w:proofErr w:type="gramStart"/>
      <w:r>
        <w:rPr>
          <w:rFonts w:ascii="Calibri" w:eastAsia="Times New Roman" w:hAnsi="Calibri" w:cs="Calibri"/>
          <w:lang w:eastAsia="en-GB"/>
        </w:rPr>
        <w:t>guide book</w:t>
      </w:r>
      <w:proofErr w:type="gramEnd"/>
      <w:r>
        <w:rPr>
          <w:rFonts w:ascii="Calibri" w:eastAsia="Times New Roman" w:hAnsi="Calibri" w:cs="Calibri"/>
          <w:lang w:eastAsia="en-GB"/>
        </w:rPr>
        <w:t>, manual, posters and leaflets for education of BMUs.</w:t>
      </w:r>
    </w:p>
    <w:p w14:paraId="7D10752B" w14:textId="77777777" w:rsidR="00414F7C" w:rsidRDefault="00414F7C" w:rsidP="00147E4F">
      <w:pPr>
        <w:spacing w:line="240" w:lineRule="auto"/>
        <w:ind w:left="360"/>
        <w:textAlignment w:val="center"/>
        <w:rPr>
          <w:rFonts w:ascii="Calibri" w:eastAsia="Times New Roman" w:hAnsi="Calibri" w:cs="Calibri"/>
          <w:lang w:eastAsia="en-GB"/>
        </w:rPr>
      </w:pPr>
    </w:p>
    <w:p w14:paraId="7B6BF13F" w14:textId="6B9D1C5F" w:rsidR="00414F7C" w:rsidRDefault="00414F7C" w:rsidP="00147E4F">
      <w:pPr>
        <w:spacing w:line="240" w:lineRule="auto"/>
        <w:ind w:left="360"/>
        <w:textAlignment w:val="center"/>
        <w:rPr>
          <w:rFonts w:ascii="Calibri" w:eastAsia="Times New Roman" w:hAnsi="Calibri" w:cs="Calibri"/>
          <w:lang w:eastAsia="en-GB"/>
        </w:rPr>
      </w:pPr>
      <w:r>
        <w:rPr>
          <w:rFonts w:ascii="Calibri" w:eastAsia="Times New Roman" w:hAnsi="Calibri" w:cs="Calibri"/>
          <w:lang w:eastAsia="en-GB"/>
        </w:rPr>
        <w:t>Long Term (3-6 Years)</w:t>
      </w:r>
      <w:r w:rsidR="004562A4">
        <w:rPr>
          <w:rFonts w:ascii="Calibri" w:eastAsia="Times New Roman" w:hAnsi="Calibri" w:cs="Calibri"/>
          <w:lang w:eastAsia="en-GB"/>
        </w:rPr>
        <w:t xml:space="preserve"> </w:t>
      </w:r>
      <w:r w:rsidR="00170275">
        <w:rPr>
          <w:rFonts w:ascii="Calibri" w:eastAsia="Times New Roman" w:hAnsi="Calibri" w:cs="Calibri"/>
          <w:lang w:eastAsia="en-GB"/>
        </w:rPr>
        <w:t>Scaling up to support roll out to KCBMU-</w:t>
      </w:r>
      <w:r w:rsidR="004562A4">
        <w:rPr>
          <w:rFonts w:ascii="Calibri" w:eastAsia="Times New Roman" w:hAnsi="Calibri" w:cs="Calibri"/>
          <w:lang w:eastAsia="en-GB"/>
        </w:rPr>
        <w:t>network</w:t>
      </w:r>
    </w:p>
    <w:p w14:paraId="7712FD30" w14:textId="208AD8C8" w:rsidR="00414F7C" w:rsidRPr="00170275" w:rsidRDefault="00170275" w:rsidP="00170275">
      <w:pPr>
        <w:pStyle w:val="ListParagraph"/>
        <w:numPr>
          <w:ilvl w:val="0"/>
          <w:numId w:val="30"/>
        </w:numPr>
        <w:spacing w:line="240" w:lineRule="auto"/>
        <w:textAlignment w:val="center"/>
        <w:rPr>
          <w:rFonts w:ascii="Calibri" w:eastAsia="Times New Roman" w:hAnsi="Calibri" w:cs="Calibri"/>
          <w:lang w:eastAsia="en-GB"/>
        </w:rPr>
      </w:pPr>
      <w:r>
        <w:rPr>
          <w:rFonts w:ascii="Calibri" w:eastAsia="Times New Roman" w:hAnsi="Calibri" w:cs="Calibri"/>
          <w:lang w:eastAsia="en-GB"/>
        </w:rPr>
        <w:t>Extension of best practices to additional network BMUs willing to invest in coral management.</w:t>
      </w:r>
    </w:p>
    <w:p w14:paraId="2E880BA8" w14:textId="77777777" w:rsidR="00414F7C" w:rsidRDefault="00414F7C" w:rsidP="00147E4F">
      <w:pPr>
        <w:spacing w:line="240" w:lineRule="auto"/>
        <w:ind w:left="360"/>
        <w:textAlignment w:val="center"/>
        <w:rPr>
          <w:rFonts w:ascii="Calibri" w:eastAsia="Times New Roman" w:hAnsi="Calibri" w:cs="Calibri"/>
          <w:lang w:eastAsia="en-GB"/>
        </w:rPr>
      </w:pPr>
    </w:p>
    <w:p w14:paraId="3433F131" w14:textId="77777777" w:rsidR="00414F7C" w:rsidRDefault="00414F7C" w:rsidP="00147E4F">
      <w:pPr>
        <w:spacing w:line="240" w:lineRule="auto"/>
        <w:ind w:left="360"/>
        <w:textAlignment w:val="center"/>
        <w:rPr>
          <w:rFonts w:ascii="Calibri" w:eastAsia="Times New Roman" w:hAnsi="Calibri" w:cs="Calibri"/>
          <w:lang w:eastAsia="en-GB"/>
        </w:rPr>
      </w:pPr>
      <w:r>
        <w:rPr>
          <w:rFonts w:ascii="Calibri" w:eastAsia="Times New Roman" w:hAnsi="Calibri" w:cs="Calibri"/>
          <w:lang w:eastAsia="en-GB"/>
        </w:rPr>
        <w:t>The major indicators of the impact of the project will be on two levels;</w:t>
      </w:r>
    </w:p>
    <w:p w14:paraId="47B8B161" w14:textId="77777777" w:rsidR="00FA0679" w:rsidRDefault="00FA0679" w:rsidP="00147E4F">
      <w:pPr>
        <w:spacing w:line="240" w:lineRule="auto"/>
        <w:ind w:left="360"/>
        <w:textAlignment w:val="center"/>
        <w:rPr>
          <w:rFonts w:ascii="Calibri" w:eastAsia="Times New Roman" w:hAnsi="Calibri" w:cs="Calibri"/>
          <w:lang w:eastAsia="en-GB"/>
        </w:rPr>
      </w:pPr>
    </w:p>
    <w:p w14:paraId="33E8EA52" w14:textId="2AC9110C" w:rsidR="002331C3" w:rsidRPr="002331C3" w:rsidRDefault="004366FD" w:rsidP="002331C3">
      <w:pPr>
        <w:pStyle w:val="ListParagraph"/>
        <w:numPr>
          <w:ilvl w:val="0"/>
          <w:numId w:val="31"/>
        </w:numPr>
        <w:jc w:val="both"/>
        <w:rPr>
          <w:rFonts w:ascii="Times New Roman" w:eastAsia="Times New Roman" w:hAnsi="Times New Roman" w:cs="Times New Roman"/>
          <w:lang w:eastAsia="en-GB"/>
        </w:rPr>
      </w:pPr>
      <w:r w:rsidRPr="002331C3">
        <w:rPr>
          <w:rFonts w:ascii="Calibri" w:eastAsia="Times New Roman" w:hAnsi="Calibri" w:cs="Calibri"/>
          <w:lang w:eastAsia="en-GB"/>
        </w:rPr>
        <w:t>Biodiversity Indicators</w:t>
      </w:r>
      <w:r w:rsidR="00170275" w:rsidRPr="002331C3">
        <w:rPr>
          <w:rFonts w:ascii="Calibri" w:eastAsia="Times New Roman" w:hAnsi="Calibri" w:cs="Calibri"/>
          <w:lang w:eastAsia="en-GB"/>
        </w:rPr>
        <w:t>:</w:t>
      </w:r>
      <w:r w:rsidRPr="002331C3">
        <w:rPr>
          <w:rFonts w:ascii="Calibri" w:eastAsia="Times New Roman" w:hAnsi="Calibri" w:cs="Calibri"/>
          <w:lang w:eastAsia="en-GB"/>
        </w:rPr>
        <w:t xml:space="preserve"> </w:t>
      </w:r>
      <w:r w:rsidR="00170275" w:rsidRPr="002331C3">
        <w:rPr>
          <w:rFonts w:ascii="Calibri" w:eastAsia="Times New Roman" w:hAnsi="Calibri" w:cs="Calibri"/>
          <w:lang w:eastAsia="en-GB"/>
        </w:rPr>
        <w:t xml:space="preserve">For each technology, </w:t>
      </w:r>
      <w:r w:rsidRPr="002331C3">
        <w:rPr>
          <w:rFonts w:ascii="Calibri" w:eastAsia="Times New Roman" w:hAnsi="Calibri" w:cs="Calibri"/>
          <w:lang w:eastAsia="en-GB"/>
        </w:rPr>
        <w:t xml:space="preserve">this </w:t>
      </w:r>
      <w:r w:rsidR="00170275" w:rsidRPr="002331C3">
        <w:rPr>
          <w:rFonts w:ascii="Calibri" w:eastAsia="Times New Roman" w:hAnsi="Calibri" w:cs="Calibri"/>
          <w:lang w:eastAsia="en-GB"/>
        </w:rPr>
        <w:t xml:space="preserve">M&amp;E </w:t>
      </w:r>
      <w:r w:rsidRPr="002331C3">
        <w:rPr>
          <w:rFonts w:ascii="Calibri" w:eastAsia="Times New Roman" w:hAnsi="Calibri" w:cs="Calibri"/>
          <w:lang w:eastAsia="en-GB"/>
        </w:rPr>
        <w:t xml:space="preserve">includes </w:t>
      </w:r>
      <w:r w:rsidR="00170275" w:rsidRPr="002331C3">
        <w:rPr>
          <w:rFonts w:ascii="Calibri" w:eastAsia="Times New Roman" w:hAnsi="Calibri" w:cs="Calibri"/>
          <w:lang w:eastAsia="en-GB"/>
        </w:rPr>
        <w:t xml:space="preserve">juvenile coral colonies attachment, </w:t>
      </w:r>
      <w:r w:rsidRPr="002331C3">
        <w:rPr>
          <w:rFonts w:ascii="Calibri" w:eastAsia="Times New Roman" w:hAnsi="Calibri" w:cs="Calibri"/>
          <w:lang w:eastAsia="en-GB"/>
        </w:rPr>
        <w:t>survival/mortality</w:t>
      </w:r>
      <w:r w:rsidR="00170275" w:rsidRPr="002331C3">
        <w:rPr>
          <w:rFonts w:ascii="Calibri" w:eastAsia="Times New Roman" w:hAnsi="Calibri" w:cs="Calibri"/>
          <w:lang w:eastAsia="en-GB"/>
        </w:rPr>
        <w:t xml:space="preserve"> and</w:t>
      </w:r>
      <w:r w:rsidRPr="002331C3">
        <w:rPr>
          <w:rFonts w:ascii="Calibri" w:eastAsia="Times New Roman" w:hAnsi="Calibri" w:cs="Calibri"/>
          <w:lang w:eastAsia="en-GB"/>
        </w:rPr>
        <w:t xml:space="preserve"> growth rate</w:t>
      </w:r>
      <w:r w:rsidR="00170275" w:rsidRPr="002331C3">
        <w:rPr>
          <w:rFonts w:ascii="Calibri" w:eastAsia="Times New Roman" w:hAnsi="Calibri" w:cs="Calibri"/>
          <w:lang w:eastAsia="en-GB"/>
        </w:rPr>
        <w:t>, as well as any additional species that may undergo natural</w:t>
      </w:r>
      <w:r w:rsidRPr="002331C3">
        <w:rPr>
          <w:rFonts w:ascii="Calibri" w:eastAsia="Times New Roman" w:hAnsi="Calibri" w:cs="Calibri"/>
          <w:lang w:eastAsia="en-GB"/>
        </w:rPr>
        <w:t xml:space="preserve"> settlement/recruitment of coral larvae and juveniles</w:t>
      </w:r>
      <w:r w:rsidR="00170275" w:rsidRPr="002331C3">
        <w:rPr>
          <w:rFonts w:ascii="Calibri" w:eastAsia="Times New Roman" w:hAnsi="Calibri" w:cs="Calibri"/>
          <w:lang w:eastAsia="en-GB"/>
        </w:rPr>
        <w:t>.</w:t>
      </w:r>
      <w:r w:rsidRPr="002331C3">
        <w:rPr>
          <w:rFonts w:ascii="Calibri" w:eastAsia="Times New Roman" w:hAnsi="Calibri" w:cs="Calibri"/>
          <w:lang w:eastAsia="en-GB"/>
        </w:rPr>
        <w:t xml:space="preserve"> The species diversity and estimates of fish biomass (sizes and numbers), and presence of marine invertebrates and their numbers in the vicinity of the </w:t>
      </w:r>
      <w:r w:rsidR="00170275" w:rsidRPr="002331C3">
        <w:rPr>
          <w:rFonts w:ascii="Calibri" w:eastAsia="Times New Roman" w:hAnsi="Calibri" w:cs="Calibri"/>
          <w:lang w:eastAsia="en-GB"/>
        </w:rPr>
        <w:t>trials</w:t>
      </w:r>
      <w:r w:rsidRPr="002331C3">
        <w:rPr>
          <w:rFonts w:ascii="Calibri" w:eastAsia="Times New Roman" w:hAnsi="Calibri" w:cs="Calibri"/>
          <w:lang w:eastAsia="en-GB"/>
        </w:rPr>
        <w:t xml:space="preserve"> will also be </w:t>
      </w:r>
      <w:r w:rsidR="00170275" w:rsidRPr="002331C3">
        <w:rPr>
          <w:rFonts w:ascii="Calibri" w:eastAsia="Times New Roman" w:hAnsi="Calibri" w:cs="Calibri"/>
          <w:lang w:eastAsia="en-GB"/>
        </w:rPr>
        <w:t>measured and photographic records maintained</w:t>
      </w:r>
      <w:r w:rsidRPr="002331C3">
        <w:rPr>
          <w:rFonts w:ascii="Calibri" w:eastAsia="Times New Roman" w:hAnsi="Calibri" w:cs="Calibri"/>
          <w:lang w:eastAsia="en-GB"/>
        </w:rPr>
        <w:t xml:space="preserve">. </w:t>
      </w:r>
      <w:r w:rsidR="002331C3" w:rsidRPr="002331C3">
        <w:rPr>
          <w:rFonts w:ascii="Times New Roman" w:eastAsia="Times New Roman" w:hAnsi="Times New Roman" w:cs="Times New Roman"/>
          <w:lang w:eastAsia="en-GB"/>
        </w:rPr>
        <w:t xml:space="preserve">Standard protocols, such as Belt Transects, for assessing fish and marine invertebrate populations in the vicinity of the AR. </w:t>
      </w:r>
    </w:p>
    <w:p w14:paraId="1A82AA45" w14:textId="77777777" w:rsidR="002331C3" w:rsidRDefault="002331C3" w:rsidP="002331C3">
      <w:pPr>
        <w:pStyle w:val="ListParagraph"/>
        <w:spacing w:line="240" w:lineRule="auto"/>
        <w:ind w:left="1080"/>
        <w:jc w:val="both"/>
        <w:textAlignment w:val="center"/>
        <w:rPr>
          <w:rFonts w:ascii="Calibri" w:eastAsia="Times New Roman" w:hAnsi="Calibri" w:cs="Calibri"/>
          <w:lang w:eastAsia="en-GB"/>
        </w:rPr>
      </w:pPr>
    </w:p>
    <w:p w14:paraId="1B21A0EB" w14:textId="4C8B63DB" w:rsidR="00414F7C" w:rsidRPr="00170275" w:rsidRDefault="00170275" w:rsidP="00170275">
      <w:pPr>
        <w:pStyle w:val="ListParagraph"/>
        <w:numPr>
          <w:ilvl w:val="0"/>
          <w:numId w:val="31"/>
        </w:numPr>
        <w:spacing w:line="240" w:lineRule="auto"/>
        <w:jc w:val="both"/>
        <w:textAlignment w:val="center"/>
        <w:rPr>
          <w:rFonts w:ascii="Calibri" w:eastAsia="Times New Roman" w:hAnsi="Calibri" w:cs="Calibri"/>
          <w:lang w:eastAsia="en-GB"/>
        </w:rPr>
      </w:pPr>
      <w:r>
        <w:rPr>
          <w:rFonts w:ascii="Calibri" w:eastAsia="Times New Roman" w:hAnsi="Calibri" w:cs="Calibri"/>
          <w:lang w:eastAsia="en-GB"/>
        </w:rPr>
        <w:t>Techno-</w:t>
      </w:r>
      <w:r w:rsidR="004366FD" w:rsidRPr="00170275">
        <w:rPr>
          <w:rFonts w:ascii="Calibri" w:eastAsia="Times New Roman" w:hAnsi="Calibri" w:cs="Calibri"/>
          <w:lang w:eastAsia="en-GB"/>
        </w:rPr>
        <w:t>Socio-economic Indicators</w:t>
      </w:r>
      <w:r>
        <w:rPr>
          <w:rFonts w:ascii="Calibri" w:eastAsia="Times New Roman" w:hAnsi="Calibri" w:cs="Calibri"/>
          <w:lang w:eastAsia="en-GB"/>
        </w:rPr>
        <w:t xml:space="preserve">: The interns will keep records of </w:t>
      </w:r>
      <w:r w:rsidR="004366FD" w:rsidRPr="00170275">
        <w:rPr>
          <w:rFonts w:ascii="Calibri" w:eastAsia="Times New Roman" w:hAnsi="Calibri" w:cs="Calibri"/>
          <w:lang w:eastAsia="en-GB"/>
        </w:rPr>
        <w:t xml:space="preserve">fish catch data </w:t>
      </w:r>
      <w:r>
        <w:rPr>
          <w:rFonts w:ascii="Calibri" w:eastAsia="Times New Roman" w:hAnsi="Calibri" w:cs="Calibri"/>
          <w:lang w:eastAsia="en-GB"/>
        </w:rPr>
        <w:t xml:space="preserve">by species and weight </w:t>
      </w:r>
      <w:r w:rsidR="00DC36A6">
        <w:rPr>
          <w:rFonts w:ascii="Calibri" w:eastAsia="Times New Roman" w:hAnsi="Calibri" w:cs="Calibri"/>
          <w:lang w:eastAsia="en-GB"/>
        </w:rPr>
        <w:t xml:space="preserve">which </w:t>
      </w:r>
      <w:r w:rsidR="004366FD" w:rsidRPr="00170275">
        <w:rPr>
          <w:rFonts w:ascii="Calibri" w:eastAsia="Times New Roman" w:hAnsi="Calibri" w:cs="Calibri"/>
          <w:lang w:eastAsia="en-GB"/>
        </w:rPr>
        <w:t xml:space="preserve">will reveal </w:t>
      </w:r>
      <w:r w:rsidR="00DC36A6">
        <w:rPr>
          <w:rFonts w:ascii="Calibri" w:eastAsia="Times New Roman" w:hAnsi="Calibri" w:cs="Calibri"/>
          <w:lang w:eastAsia="en-GB"/>
        </w:rPr>
        <w:t>if there are any economic benefits</w:t>
      </w:r>
      <w:r w:rsidR="004366FD" w:rsidRPr="00170275">
        <w:rPr>
          <w:rFonts w:ascii="Calibri" w:eastAsia="Times New Roman" w:hAnsi="Calibri" w:cs="Calibri"/>
          <w:lang w:eastAsia="en-GB"/>
        </w:rPr>
        <w:t xml:space="preserve">. The </w:t>
      </w:r>
      <w:r w:rsidR="00DC36A6">
        <w:rPr>
          <w:rFonts w:ascii="Calibri" w:eastAsia="Times New Roman" w:hAnsi="Calibri" w:cs="Calibri"/>
          <w:lang w:eastAsia="en-GB"/>
        </w:rPr>
        <w:t xml:space="preserve">KBMU </w:t>
      </w:r>
      <w:r w:rsidR="004366FD" w:rsidRPr="00170275">
        <w:rPr>
          <w:rFonts w:ascii="Calibri" w:eastAsia="Times New Roman" w:hAnsi="Calibri" w:cs="Calibri"/>
          <w:lang w:eastAsia="en-GB"/>
        </w:rPr>
        <w:t xml:space="preserve">fisher community </w:t>
      </w:r>
      <w:r w:rsidR="00DC36A6">
        <w:rPr>
          <w:rFonts w:ascii="Calibri" w:eastAsia="Times New Roman" w:hAnsi="Calibri" w:cs="Calibri"/>
          <w:lang w:eastAsia="en-GB"/>
        </w:rPr>
        <w:t xml:space="preserve">opinion of the technology and their willingness to adopt and invest </w:t>
      </w:r>
      <w:r w:rsidR="004366FD" w:rsidRPr="00170275">
        <w:rPr>
          <w:rFonts w:ascii="Calibri" w:eastAsia="Times New Roman" w:hAnsi="Calibri" w:cs="Calibri"/>
          <w:lang w:eastAsia="en-GB"/>
        </w:rPr>
        <w:t xml:space="preserve">will be obtained through socio-economic survey/questionnaire. </w:t>
      </w:r>
      <w:r w:rsidR="00DC36A6">
        <w:rPr>
          <w:rFonts w:ascii="Calibri" w:eastAsia="Times New Roman" w:hAnsi="Calibri" w:cs="Calibri"/>
          <w:lang w:eastAsia="en-GB"/>
        </w:rPr>
        <w:t>For each technology, a business plan shall be developed to show cost-benefit viability for mass adoption.</w:t>
      </w:r>
    </w:p>
    <w:p w14:paraId="0D943F75" w14:textId="0B531EFC" w:rsidR="00170275" w:rsidRDefault="00170275" w:rsidP="00170275">
      <w:pPr>
        <w:ind w:left="720"/>
        <w:rPr>
          <w:rFonts w:ascii="Calibri" w:eastAsia="Times New Roman" w:hAnsi="Calibri" w:cs="Calibri"/>
          <w:lang w:eastAsia="en-GB"/>
        </w:rPr>
      </w:pPr>
      <w:bookmarkStart w:id="3" w:name="_3znysh7" w:colFirst="0" w:colLast="0"/>
      <w:bookmarkEnd w:id="3"/>
    </w:p>
    <w:p w14:paraId="699E0AFF" w14:textId="2D255E02" w:rsidR="0024245A" w:rsidRDefault="00D92D61" w:rsidP="00170275">
      <w:pPr>
        <w:ind w:firstLine="360"/>
        <w:rPr>
          <w:color w:val="28335F"/>
        </w:rPr>
      </w:pPr>
      <w:r>
        <w:rPr>
          <w:color w:val="28335F"/>
        </w:rPr>
        <w:t>Social aspect</w:t>
      </w:r>
    </w:p>
    <w:p w14:paraId="6F18BD56" w14:textId="77777777" w:rsidR="0024245A" w:rsidRPr="00123FE1" w:rsidRDefault="00D92D61">
      <w:pPr>
        <w:pStyle w:val="Normal1"/>
        <w:numPr>
          <w:ilvl w:val="0"/>
          <w:numId w:val="2"/>
        </w:numPr>
        <w:pBdr>
          <w:top w:val="nil"/>
          <w:left w:val="nil"/>
          <w:bottom w:val="nil"/>
          <w:right w:val="nil"/>
          <w:between w:val="nil"/>
        </w:pBdr>
        <w:shd w:val="clear" w:color="auto" w:fill="FFFFFF"/>
        <w:spacing w:after="200"/>
        <w:rPr>
          <w:color w:val="28335F"/>
        </w:rPr>
      </w:pPr>
      <w:r w:rsidRPr="00123FE1">
        <w:rPr>
          <w:b/>
          <w:color w:val="28335F"/>
        </w:rPr>
        <w:lastRenderedPageBreak/>
        <w:t xml:space="preserve">How are local people involved? * </w:t>
      </w:r>
      <w:r w:rsidRPr="00123FE1">
        <w:rPr>
          <w:i/>
          <w:color w:val="28335F"/>
        </w:rPr>
        <w:t>(How do you interact with local people in the project? Who are your main contacts in the project?)</w:t>
      </w:r>
    </w:p>
    <w:p w14:paraId="4D08A549" w14:textId="77777777" w:rsidR="00551C5F" w:rsidRDefault="00551C5F" w:rsidP="008971E9">
      <w:pPr>
        <w:ind w:left="360"/>
        <w:rPr>
          <w:rFonts w:ascii="Calibri" w:eastAsia="Times New Roman" w:hAnsi="Calibri" w:cs="Calibri"/>
          <w:lang w:eastAsia="en-GB"/>
        </w:rPr>
      </w:pPr>
      <w:r>
        <w:rPr>
          <w:rFonts w:ascii="Calibri" w:eastAsia="Times New Roman" w:hAnsi="Calibri" w:cs="Calibri"/>
          <w:lang w:eastAsia="en-GB"/>
        </w:rPr>
        <w:t>Local People are involved in several ways:</w:t>
      </w:r>
    </w:p>
    <w:p w14:paraId="74AB9AB3" w14:textId="77777777" w:rsidR="00551C5F" w:rsidRDefault="00551C5F" w:rsidP="008971E9">
      <w:pPr>
        <w:ind w:left="360"/>
        <w:rPr>
          <w:rFonts w:ascii="Calibri" w:eastAsia="Times New Roman" w:hAnsi="Calibri" w:cs="Calibri"/>
          <w:lang w:eastAsia="en-GB"/>
        </w:rPr>
      </w:pPr>
    </w:p>
    <w:p w14:paraId="29EB51D4" w14:textId="4BC765F8" w:rsidR="008971E9" w:rsidRDefault="0059036C" w:rsidP="00551C5F">
      <w:pPr>
        <w:pStyle w:val="ListParagraph"/>
        <w:numPr>
          <w:ilvl w:val="1"/>
          <w:numId w:val="2"/>
        </w:numPr>
        <w:rPr>
          <w:rFonts w:ascii="Calibri" w:eastAsia="Times New Roman" w:hAnsi="Calibri" w:cs="Calibri"/>
          <w:lang w:eastAsia="en-GB"/>
        </w:rPr>
      </w:pPr>
      <w:r>
        <w:rPr>
          <w:rFonts w:ascii="Calibri" w:eastAsia="Times New Roman" w:hAnsi="Calibri" w:cs="Calibri"/>
          <w:lang w:eastAsia="en-GB"/>
        </w:rPr>
        <w:t xml:space="preserve">OA has hired a coral restoration team </w:t>
      </w:r>
      <w:r w:rsidR="008971E9" w:rsidRPr="00551C5F">
        <w:rPr>
          <w:rFonts w:ascii="Calibri" w:eastAsia="Times New Roman" w:hAnsi="Calibri" w:cs="Calibri"/>
          <w:lang w:eastAsia="en-GB"/>
        </w:rPr>
        <w:t>made up of 100 % community fishers who have been trained and now operate the coral Nursery</w:t>
      </w:r>
      <w:r>
        <w:rPr>
          <w:rFonts w:ascii="Calibri" w:eastAsia="Times New Roman" w:hAnsi="Calibri" w:cs="Calibri"/>
          <w:lang w:eastAsia="en-GB"/>
        </w:rPr>
        <w:t>, build AR and do out-planting. They shall be the lead instructors, training the fisher interns and CBO, BMU and KCBMU-NW members</w:t>
      </w:r>
      <w:r w:rsidR="008971E9" w:rsidRPr="00551C5F">
        <w:rPr>
          <w:rFonts w:ascii="Calibri" w:eastAsia="Times New Roman" w:hAnsi="Calibri" w:cs="Calibri"/>
          <w:lang w:eastAsia="en-GB"/>
        </w:rPr>
        <w:t>.</w:t>
      </w:r>
    </w:p>
    <w:p w14:paraId="3B9FAB31" w14:textId="08A77804" w:rsidR="0059036C" w:rsidRDefault="0059036C" w:rsidP="00551C5F">
      <w:pPr>
        <w:pStyle w:val="ListParagraph"/>
        <w:numPr>
          <w:ilvl w:val="1"/>
          <w:numId w:val="2"/>
        </w:numPr>
        <w:rPr>
          <w:rFonts w:ascii="Calibri" w:eastAsia="Times New Roman" w:hAnsi="Calibri" w:cs="Calibri"/>
          <w:lang w:eastAsia="en-GB"/>
        </w:rPr>
      </w:pPr>
      <w:r>
        <w:rPr>
          <w:rFonts w:ascii="Calibri" w:eastAsia="Times New Roman" w:hAnsi="Calibri" w:cs="Calibri"/>
          <w:lang w:eastAsia="en-GB"/>
        </w:rPr>
        <w:t>KCW-CBO is the main contact to the sanctuary and our coordination point is through their executive committee as members of Project Management Team (PMT).</w:t>
      </w:r>
    </w:p>
    <w:p w14:paraId="521F2EC4" w14:textId="38D85BD5" w:rsidR="0059036C" w:rsidRDefault="0059036C" w:rsidP="00551C5F">
      <w:pPr>
        <w:pStyle w:val="ListParagraph"/>
        <w:numPr>
          <w:ilvl w:val="1"/>
          <w:numId w:val="2"/>
        </w:numPr>
        <w:rPr>
          <w:rFonts w:ascii="Calibri" w:eastAsia="Times New Roman" w:hAnsi="Calibri" w:cs="Calibri"/>
          <w:lang w:eastAsia="en-GB"/>
        </w:rPr>
      </w:pPr>
      <w:r>
        <w:rPr>
          <w:rFonts w:ascii="Calibri" w:eastAsia="Times New Roman" w:hAnsi="Calibri" w:cs="Calibri"/>
          <w:lang w:eastAsia="en-GB"/>
        </w:rPr>
        <w:t>KBMU executive shall be participants in the PMT and be the source of interns for training and operating citizen-based science trials and owners of any structures, like AR.</w:t>
      </w:r>
    </w:p>
    <w:p w14:paraId="6A52D64A" w14:textId="28D332AC" w:rsidR="0059036C" w:rsidRDefault="0059036C" w:rsidP="00551C5F">
      <w:pPr>
        <w:pStyle w:val="ListParagraph"/>
        <w:numPr>
          <w:ilvl w:val="1"/>
          <w:numId w:val="2"/>
        </w:numPr>
        <w:rPr>
          <w:rFonts w:ascii="Calibri" w:eastAsia="Times New Roman" w:hAnsi="Calibri" w:cs="Calibri"/>
          <w:lang w:eastAsia="en-GB"/>
        </w:rPr>
      </w:pPr>
      <w:r>
        <w:rPr>
          <w:rFonts w:ascii="Calibri" w:eastAsia="Times New Roman" w:hAnsi="Calibri" w:cs="Calibri"/>
          <w:lang w:eastAsia="en-GB"/>
        </w:rPr>
        <w:t>KCBMU office bearers shall attend PMT and be the point of contact for sharing and scaling the best practices.</w:t>
      </w:r>
    </w:p>
    <w:p w14:paraId="494BB62B" w14:textId="01AF1E4B" w:rsidR="00954882" w:rsidRPr="00551C5F" w:rsidRDefault="00954882" w:rsidP="00551C5F">
      <w:pPr>
        <w:pStyle w:val="ListParagraph"/>
        <w:numPr>
          <w:ilvl w:val="1"/>
          <w:numId w:val="2"/>
        </w:numPr>
        <w:rPr>
          <w:rFonts w:ascii="Calibri" w:eastAsia="Times New Roman" w:hAnsi="Calibri" w:cs="Calibri"/>
          <w:lang w:eastAsia="en-GB"/>
        </w:rPr>
      </w:pPr>
      <w:r>
        <w:rPr>
          <w:rFonts w:ascii="Calibri" w:eastAsia="Times New Roman" w:hAnsi="Calibri" w:cs="Calibri"/>
          <w:lang w:eastAsia="en-GB"/>
        </w:rPr>
        <w:t>Coral Guardian is expected to participate in zoom meetings of PMT, and during exchange visits.</w:t>
      </w:r>
    </w:p>
    <w:p w14:paraId="4CE4BAE2" w14:textId="77777777" w:rsidR="00D87F73" w:rsidRDefault="00D87F73" w:rsidP="00AB0E39">
      <w:pPr>
        <w:spacing w:line="240" w:lineRule="auto"/>
        <w:ind w:left="720"/>
        <w:jc w:val="both"/>
        <w:textAlignment w:val="center"/>
        <w:rPr>
          <w:rFonts w:ascii="Calibri" w:eastAsia="Times New Roman" w:hAnsi="Calibri" w:cs="Calibri"/>
          <w:lang w:eastAsia="en-GB"/>
        </w:rPr>
      </w:pPr>
    </w:p>
    <w:p w14:paraId="4DD50F91" w14:textId="017A7680" w:rsidR="005F5F97" w:rsidRDefault="0059036C" w:rsidP="00FE5793">
      <w:pPr>
        <w:spacing w:line="240" w:lineRule="auto"/>
        <w:jc w:val="both"/>
        <w:textAlignment w:val="center"/>
        <w:rPr>
          <w:rFonts w:ascii="Calibri" w:eastAsia="Times New Roman" w:hAnsi="Calibri" w:cs="Calibri"/>
          <w:lang w:eastAsia="en-GB"/>
        </w:rPr>
      </w:pPr>
      <w:r>
        <w:rPr>
          <w:rFonts w:ascii="Calibri" w:eastAsia="Times New Roman" w:hAnsi="Calibri" w:cs="Calibri"/>
          <w:lang w:eastAsia="en-GB"/>
        </w:rPr>
        <w:t>Our approach is that f</w:t>
      </w:r>
      <w:r w:rsidR="00FA0679">
        <w:rPr>
          <w:rFonts w:ascii="Calibri" w:eastAsia="Times New Roman" w:hAnsi="Calibri" w:cs="Calibri"/>
          <w:lang w:eastAsia="en-GB"/>
        </w:rPr>
        <w:t>isher</w:t>
      </w:r>
      <w:r>
        <w:rPr>
          <w:rFonts w:ascii="Calibri" w:eastAsia="Times New Roman" w:hAnsi="Calibri" w:cs="Calibri"/>
          <w:lang w:eastAsia="en-GB"/>
        </w:rPr>
        <w:t xml:space="preserve"> interns </w:t>
      </w:r>
      <w:r w:rsidR="00FA0679">
        <w:rPr>
          <w:rFonts w:ascii="Calibri" w:eastAsia="Times New Roman" w:hAnsi="Calibri" w:cs="Calibri"/>
          <w:lang w:eastAsia="en-GB"/>
        </w:rPr>
        <w:t xml:space="preserve">from the </w:t>
      </w:r>
      <w:r>
        <w:rPr>
          <w:rFonts w:ascii="Calibri" w:eastAsia="Times New Roman" w:hAnsi="Calibri" w:cs="Calibri"/>
          <w:lang w:eastAsia="en-GB"/>
        </w:rPr>
        <w:t xml:space="preserve">KCW-CBO neighboring </w:t>
      </w:r>
      <w:r w:rsidR="00F705C9">
        <w:rPr>
          <w:rFonts w:ascii="Calibri" w:eastAsia="Times New Roman" w:hAnsi="Calibri" w:cs="Calibri"/>
          <w:lang w:eastAsia="en-GB"/>
        </w:rPr>
        <w:t>2</w:t>
      </w:r>
      <w:r w:rsidR="00FA0679">
        <w:rPr>
          <w:rFonts w:ascii="Calibri" w:eastAsia="Times New Roman" w:hAnsi="Calibri" w:cs="Calibri"/>
          <w:lang w:eastAsia="en-GB"/>
        </w:rPr>
        <w:t xml:space="preserve"> fish landing sites will be trained </w:t>
      </w:r>
      <w:r>
        <w:rPr>
          <w:rFonts w:ascii="Calibri" w:eastAsia="Times New Roman" w:hAnsi="Calibri" w:cs="Calibri"/>
          <w:lang w:eastAsia="en-GB"/>
        </w:rPr>
        <w:t xml:space="preserve">by OA instructors </w:t>
      </w:r>
      <w:r w:rsidR="00FA0679">
        <w:rPr>
          <w:rFonts w:ascii="Calibri" w:eastAsia="Times New Roman" w:hAnsi="Calibri" w:cs="Calibri"/>
          <w:lang w:eastAsia="en-GB"/>
        </w:rPr>
        <w:t xml:space="preserve">on the methods of coral gardening </w:t>
      </w:r>
      <w:r>
        <w:rPr>
          <w:rFonts w:ascii="Calibri" w:eastAsia="Times New Roman" w:hAnsi="Calibri" w:cs="Calibri"/>
          <w:lang w:eastAsia="en-GB"/>
        </w:rPr>
        <w:t xml:space="preserve">and be offered a stipend during the training. They shall gain </w:t>
      </w:r>
      <w:r w:rsidR="00AB0E39">
        <w:rPr>
          <w:rFonts w:ascii="Calibri" w:eastAsia="Times New Roman" w:hAnsi="Calibri" w:cs="Calibri"/>
          <w:lang w:eastAsia="en-GB"/>
        </w:rPr>
        <w:t xml:space="preserve">knowledge and experience </w:t>
      </w:r>
      <w:r>
        <w:rPr>
          <w:rFonts w:ascii="Calibri" w:eastAsia="Times New Roman" w:hAnsi="Calibri" w:cs="Calibri"/>
          <w:lang w:eastAsia="en-GB"/>
        </w:rPr>
        <w:t>through hands on seeding of nursery tables, table management, AR Block construction, AR creation and placement and subsequent management. Likewise for any Coral Guardian designed pilots, we shall follow the sam</w:t>
      </w:r>
      <w:r w:rsidR="00954882">
        <w:rPr>
          <w:rFonts w:ascii="Calibri" w:eastAsia="Times New Roman" w:hAnsi="Calibri" w:cs="Calibri"/>
          <w:lang w:eastAsia="en-GB"/>
        </w:rPr>
        <w:t>e</w:t>
      </w:r>
      <w:r>
        <w:rPr>
          <w:rFonts w:ascii="Calibri" w:eastAsia="Times New Roman" w:hAnsi="Calibri" w:cs="Calibri"/>
          <w:lang w:eastAsia="en-GB"/>
        </w:rPr>
        <w:t xml:space="preserve"> internship </w:t>
      </w:r>
      <w:r w:rsidR="00954882">
        <w:rPr>
          <w:rFonts w:ascii="Calibri" w:eastAsia="Times New Roman" w:hAnsi="Calibri" w:cs="Calibri"/>
          <w:lang w:eastAsia="en-GB"/>
        </w:rPr>
        <w:t>concept.</w:t>
      </w:r>
    </w:p>
    <w:p w14:paraId="7654AC88" w14:textId="77777777" w:rsidR="00345483" w:rsidRPr="00345483" w:rsidRDefault="00345483" w:rsidP="00345483">
      <w:pPr>
        <w:spacing w:line="240" w:lineRule="auto"/>
        <w:ind w:left="720"/>
        <w:jc w:val="both"/>
        <w:textAlignment w:val="center"/>
        <w:rPr>
          <w:rFonts w:ascii="Calibri" w:eastAsia="Times New Roman" w:hAnsi="Calibri" w:cs="Calibri"/>
          <w:lang w:eastAsia="en-GB"/>
        </w:rPr>
      </w:pPr>
    </w:p>
    <w:p w14:paraId="01C305DF" w14:textId="77777777" w:rsidR="0024245A" w:rsidRDefault="00D92D61">
      <w:pPr>
        <w:pStyle w:val="Normal1"/>
        <w:numPr>
          <w:ilvl w:val="0"/>
          <w:numId w:val="2"/>
        </w:numPr>
        <w:pBdr>
          <w:top w:val="nil"/>
          <w:left w:val="nil"/>
          <w:bottom w:val="nil"/>
          <w:right w:val="nil"/>
          <w:between w:val="nil"/>
        </w:pBdr>
        <w:shd w:val="clear" w:color="auto" w:fill="FFFFFF"/>
        <w:spacing w:after="200"/>
        <w:rPr>
          <w:color w:val="28335F"/>
        </w:rPr>
      </w:pPr>
      <w:r>
        <w:rPr>
          <w:b/>
          <w:color w:val="28335F"/>
        </w:rPr>
        <w:t>Who are the direct beneficiaries of the project? *</w:t>
      </w:r>
      <w:r>
        <w:rPr>
          <w:i/>
          <w:color w:val="28335F"/>
        </w:rPr>
        <w:t>(who are they, how do you interact with them?</w:t>
      </w:r>
      <w:r>
        <w:rPr>
          <w:color w:val="28335F"/>
        </w:rPr>
        <w:t>)</w:t>
      </w:r>
    </w:p>
    <w:p w14:paraId="117C6641" w14:textId="76984964" w:rsidR="00954882" w:rsidRDefault="00954882" w:rsidP="00954882">
      <w:pPr>
        <w:pStyle w:val="ListParagraph"/>
        <w:numPr>
          <w:ilvl w:val="0"/>
          <w:numId w:val="28"/>
        </w:numPr>
        <w:rPr>
          <w:rFonts w:ascii="Calibri" w:eastAsia="Times New Roman" w:hAnsi="Calibri" w:cs="Calibri"/>
          <w:lang w:eastAsia="en-GB"/>
        </w:rPr>
      </w:pPr>
      <w:r>
        <w:rPr>
          <w:rFonts w:ascii="Calibri" w:eastAsia="Times New Roman" w:hAnsi="Calibri" w:cs="Calibri"/>
          <w:lang w:eastAsia="en-GB"/>
        </w:rPr>
        <w:t>KCW-CBO will benefit from the improvement of their operations and eco-tourism concessions, through welfare projects for their members.</w:t>
      </w:r>
    </w:p>
    <w:p w14:paraId="010B3FBC" w14:textId="567E6C38" w:rsidR="00954882" w:rsidRDefault="00954882" w:rsidP="00CB10FA">
      <w:pPr>
        <w:pStyle w:val="ListParagraph"/>
        <w:numPr>
          <w:ilvl w:val="0"/>
          <w:numId w:val="28"/>
        </w:numPr>
        <w:rPr>
          <w:rFonts w:ascii="Calibri" w:eastAsia="Times New Roman" w:hAnsi="Calibri" w:cs="Calibri"/>
          <w:lang w:eastAsia="en-GB"/>
        </w:rPr>
      </w:pPr>
      <w:r w:rsidRPr="00954882">
        <w:rPr>
          <w:rFonts w:ascii="Calibri" w:eastAsia="Times New Roman" w:hAnsi="Calibri" w:cs="Calibri"/>
          <w:lang w:eastAsia="en-GB"/>
        </w:rPr>
        <w:t xml:space="preserve">KBMU will be supported through internships as </w:t>
      </w:r>
      <w:r>
        <w:rPr>
          <w:rFonts w:ascii="Calibri" w:eastAsia="Times New Roman" w:hAnsi="Calibri" w:cs="Calibri"/>
          <w:lang w:eastAsia="en-GB"/>
        </w:rPr>
        <w:t>peer to peer</w:t>
      </w:r>
      <w:r w:rsidRPr="00954882">
        <w:rPr>
          <w:rFonts w:ascii="Calibri" w:eastAsia="Times New Roman" w:hAnsi="Calibri" w:cs="Calibri"/>
          <w:lang w:eastAsia="en-GB"/>
        </w:rPr>
        <w:t xml:space="preserve"> to share knowledge with </w:t>
      </w:r>
      <w:r>
        <w:rPr>
          <w:rFonts w:ascii="Calibri" w:eastAsia="Times New Roman" w:hAnsi="Calibri" w:cs="Calibri"/>
          <w:lang w:eastAsia="en-GB"/>
        </w:rPr>
        <w:t xml:space="preserve">BMU </w:t>
      </w:r>
      <w:r w:rsidRPr="00954882">
        <w:rPr>
          <w:rFonts w:ascii="Calibri" w:eastAsia="Times New Roman" w:hAnsi="Calibri" w:cs="Calibri"/>
          <w:lang w:eastAsia="en-GB"/>
        </w:rPr>
        <w:t>members and any improvement i</w:t>
      </w:r>
      <w:r>
        <w:rPr>
          <w:rFonts w:ascii="Calibri" w:eastAsia="Times New Roman" w:hAnsi="Calibri" w:cs="Calibri"/>
          <w:lang w:eastAsia="en-GB"/>
        </w:rPr>
        <w:t>n</w:t>
      </w:r>
      <w:r w:rsidRPr="00954882">
        <w:rPr>
          <w:rFonts w:ascii="Calibri" w:eastAsia="Times New Roman" w:hAnsi="Calibri" w:cs="Calibri"/>
          <w:lang w:eastAsia="en-GB"/>
        </w:rPr>
        <w:t xml:space="preserve"> fishery through coral interv</w:t>
      </w:r>
      <w:r>
        <w:rPr>
          <w:rFonts w:ascii="Calibri" w:eastAsia="Times New Roman" w:hAnsi="Calibri" w:cs="Calibri"/>
          <w:lang w:eastAsia="en-GB"/>
        </w:rPr>
        <w:t>e</w:t>
      </w:r>
      <w:r w:rsidRPr="00954882">
        <w:rPr>
          <w:rFonts w:ascii="Calibri" w:eastAsia="Times New Roman" w:hAnsi="Calibri" w:cs="Calibri"/>
          <w:lang w:eastAsia="en-GB"/>
        </w:rPr>
        <w:t xml:space="preserve">ntions will benefit </w:t>
      </w:r>
      <w:r>
        <w:rPr>
          <w:rFonts w:ascii="Calibri" w:eastAsia="Times New Roman" w:hAnsi="Calibri" w:cs="Calibri"/>
          <w:lang w:eastAsia="en-GB"/>
        </w:rPr>
        <w:t xml:space="preserve">BMU </w:t>
      </w:r>
      <w:r w:rsidRPr="00954882">
        <w:rPr>
          <w:rFonts w:ascii="Calibri" w:eastAsia="Times New Roman" w:hAnsi="Calibri" w:cs="Calibri"/>
          <w:lang w:eastAsia="en-GB"/>
        </w:rPr>
        <w:t xml:space="preserve">fish value chains of </w:t>
      </w:r>
      <w:r>
        <w:rPr>
          <w:rFonts w:ascii="Calibri" w:eastAsia="Times New Roman" w:hAnsi="Calibri" w:cs="Calibri"/>
          <w:lang w:eastAsia="en-GB"/>
        </w:rPr>
        <w:t>f</w:t>
      </w:r>
      <w:r w:rsidR="00345483" w:rsidRPr="00954882">
        <w:rPr>
          <w:rFonts w:ascii="Calibri" w:eastAsia="Times New Roman" w:hAnsi="Calibri" w:cs="Calibri"/>
          <w:lang w:eastAsia="en-GB"/>
        </w:rPr>
        <w:t xml:space="preserve">ishers, </w:t>
      </w:r>
      <w:r>
        <w:rPr>
          <w:rFonts w:ascii="Calibri" w:eastAsia="Times New Roman" w:hAnsi="Calibri" w:cs="Calibri"/>
          <w:lang w:eastAsia="en-GB"/>
        </w:rPr>
        <w:t>f</w:t>
      </w:r>
      <w:r w:rsidR="00345483" w:rsidRPr="00954882">
        <w:rPr>
          <w:rFonts w:ascii="Calibri" w:eastAsia="Times New Roman" w:hAnsi="Calibri" w:cs="Calibri"/>
          <w:lang w:eastAsia="en-GB"/>
        </w:rPr>
        <w:t>ish traders</w:t>
      </w:r>
      <w:r>
        <w:rPr>
          <w:rFonts w:ascii="Calibri" w:eastAsia="Times New Roman" w:hAnsi="Calibri" w:cs="Calibri"/>
          <w:lang w:eastAsia="en-GB"/>
        </w:rPr>
        <w:t xml:space="preserve"> and community at large through increased availability of fish.</w:t>
      </w:r>
    </w:p>
    <w:p w14:paraId="77868EFB" w14:textId="0744D889" w:rsidR="00345483" w:rsidRPr="00954882" w:rsidRDefault="00954882" w:rsidP="00CB10FA">
      <w:pPr>
        <w:pStyle w:val="ListParagraph"/>
        <w:numPr>
          <w:ilvl w:val="0"/>
          <w:numId w:val="28"/>
        </w:numPr>
        <w:rPr>
          <w:rFonts w:ascii="Calibri" w:eastAsia="Times New Roman" w:hAnsi="Calibri" w:cs="Calibri"/>
          <w:lang w:eastAsia="en-GB"/>
        </w:rPr>
      </w:pPr>
      <w:r>
        <w:rPr>
          <w:rFonts w:ascii="Calibri" w:eastAsia="Times New Roman" w:hAnsi="Calibri" w:cs="Calibri"/>
          <w:lang w:eastAsia="en-GB"/>
        </w:rPr>
        <w:t>OA</w:t>
      </w:r>
      <w:r w:rsidR="00345483" w:rsidRPr="00954882">
        <w:rPr>
          <w:rFonts w:ascii="Calibri" w:eastAsia="Times New Roman" w:hAnsi="Calibri" w:cs="Calibri"/>
          <w:lang w:eastAsia="en-GB"/>
        </w:rPr>
        <w:t xml:space="preserve"> employees</w:t>
      </w:r>
      <w:r>
        <w:rPr>
          <w:rFonts w:ascii="Calibri" w:eastAsia="Times New Roman" w:hAnsi="Calibri" w:cs="Calibri"/>
          <w:lang w:eastAsia="en-GB"/>
        </w:rPr>
        <w:t xml:space="preserve"> shall benefit from salary support to engage in this project.</w:t>
      </w:r>
    </w:p>
    <w:p w14:paraId="5D927DC6" w14:textId="77777777" w:rsidR="00345483" w:rsidRPr="00345483" w:rsidRDefault="00345483" w:rsidP="00345483">
      <w:pPr>
        <w:ind w:left="360"/>
        <w:rPr>
          <w:rFonts w:ascii="Calibri" w:eastAsia="Times New Roman" w:hAnsi="Calibri" w:cs="Calibri"/>
          <w:lang w:eastAsia="en-GB"/>
        </w:rPr>
      </w:pPr>
    </w:p>
    <w:p w14:paraId="69F0CDEC" w14:textId="77777777" w:rsidR="0024245A" w:rsidRDefault="00D92D61">
      <w:pPr>
        <w:pStyle w:val="Normal1"/>
        <w:numPr>
          <w:ilvl w:val="0"/>
          <w:numId w:val="2"/>
        </w:numPr>
        <w:pBdr>
          <w:top w:val="nil"/>
          <w:left w:val="nil"/>
          <w:bottom w:val="nil"/>
          <w:right w:val="nil"/>
          <w:between w:val="nil"/>
        </w:pBdr>
        <w:shd w:val="clear" w:color="auto" w:fill="FFFFFF"/>
        <w:spacing w:after="200"/>
        <w:rPr>
          <w:color w:val="28335F"/>
        </w:rPr>
      </w:pPr>
      <w:r>
        <w:rPr>
          <w:b/>
          <w:color w:val="28335F"/>
        </w:rPr>
        <w:t xml:space="preserve">Who are the indirect beneficiaries of the project? * </w:t>
      </w:r>
      <w:r>
        <w:rPr>
          <w:i/>
          <w:color w:val="28335F"/>
        </w:rPr>
        <w:t>(who are they, how do you interact with them)</w:t>
      </w:r>
      <w:r>
        <w:rPr>
          <w:color w:val="28335F"/>
        </w:rPr>
        <w:t>?</w:t>
      </w:r>
    </w:p>
    <w:p w14:paraId="6F801ED9" w14:textId="600209B5" w:rsidR="00474017" w:rsidRPr="00474017" w:rsidRDefault="00474017" w:rsidP="00474017">
      <w:pPr>
        <w:pStyle w:val="Normal1"/>
        <w:numPr>
          <w:ilvl w:val="1"/>
          <w:numId w:val="2"/>
        </w:numPr>
        <w:pBdr>
          <w:top w:val="nil"/>
          <w:left w:val="nil"/>
          <w:bottom w:val="nil"/>
          <w:right w:val="nil"/>
          <w:between w:val="nil"/>
        </w:pBdr>
        <w:shd w:val="clear" w:color="auto" w:fill="FFFFFF"/>
        <w:spacing w:after="200"/>
        <w:rPr>
          <w:color w:val="28335F"/>
        </w:rPr>
      </w:pPr>
      <w:r>
        <w:rPr>
          <w:rFonts w:ascii="Calibri" w:eastAsia="Times New Roman" w:hAnsi="Calibri" w:cs="Calibri"/>
          <w:lang w:eastAsia="en-GB"/>
        </w:rPr>
        <w:t>The c</w:t>
      </w:r>
      <w:r w:rsidR="005F5F97" w:rsidRPr="000A5CCF">
        <w:rPr>
          <w:rFonts w:ascii="Calibri" w:eastAsia="Times New Roman" w:hAnsi="Calibri" w:cs="Calibri"/>
          <w:lang w:eastAsia="en-GB"/>
        </w:rPr>
        <w:t>ommunity</w:t>
      </w:r>
      <w:r>
        <w:rPr>
          <w:rFonts w:ascii="Calibri" w:eastAsia="Times New Roman" w:hAnsi="Calibri" w:cs="Calibri"/>
          <w:lang w:eastAsia="en-GB"/>
        </w:rPr>
        <w:t xml:space="preserve"> at large will benefit from any improved fish consumption resulting from production and through coral importance awareness appreciate their environment and conservation roles.</w:t>
      </w:r>
    </w:p>
    <w:p w14:paraId="1E00B76A" w14:textId="77777777" w:rsidR="00474017" w:rsidRPr="00474017" w:rsidRDefault="00474017" w:rsidP="00474017">
      <w:pPr>
        <w:pStyle w:val="Normal1"/>
        <w:numPr>
          <w:ilvl w:val="1"/>
          <w:numId w:val="2"/>
        </w:numPr>
        <w:pBdr>
          <w:top w:val="nil"/>
          <w:left w:val="nil"/>
          <w:bottom w:val="nil"/>
          <w:right w:val="nil"/>
          <w:between w:val="nil"/>
        </w:pBdr>
        <w:shd w:val="clear" w:color="auto" w:fill="FFFFFF"/>
        <w:spacing w:after="200"/>
        <w:rPr>
          <w:color w:val="28335F"/>
        </w:rPr>
      </w:pPr>
      <w:r>
        <w:rPr>
          <w:rFonts w:ascii="Calibri" w:eastAsia="Times New Roman" w:hAnsi="Calibri" w:cs="Calibri"/>
          <w:lang w:eastAsia="en-GB"/>
        </w:rPr>
        <w:t>Local</w:t>
      </w:r>
      <w:r w:rsidR="005F5F97" w:rsidRPr="000A5CCF">
        <w:rPr>
          <w:rFonts w:ascii="Calibri" w:eastAsia="Times New Roman" w:hAnsi="Calibri" w:cs="Calibri"/>
          <w:lang w:eastAsia="en-GB"/>
        </w:rPr>
        <w:t xml:space="preserve"> schools</w:t>
      </w:r>
      <w:r>
        <w:rPr>
          <w:rFonts w:ascii="Calibri" w:eastAsia="Times New Roman" w:hAnsi="Calibri" w:cs="Calibri"/>
          <w:lang w:eastAsia="en-GB"/>
        </w:rPr>
        <w:t xml:space="preserve"> who will be exposed to coral Appreciation and awareness videos in our weekly school video screening program.</w:t>
      </w:r>
    </w:p>
    <w:p w14:paraId="510BA24E" w14:textId="590D256D" w:rsidR="00474017" w:rsidRPr="00474017" w:rsidRDefault="00474017" w:rsidP="00474017">
      <w:pPr>
        <w:pStyle w:val="Normal1"/>
        <w:numPr>
          <w:ilvl w:val="1"/>
          <w:numId w:val="2"/>
        </w:numPr>
        <w:pBdr>
          <w:top w:val="nil"/>
          <w:left w:val="nil"/>
          <w:bottom w:val="nil"/>
          <w:right w:val="nil"/>
          <w:between w:val="nil"/>
        </w:pBdr>
        <w:shd w:val="clear" w:color="auto" w:fill="FFFFFF"/>
        <w:spacing w:after="200"/>
        <w:rPr>
          <w:color w:val="28335F"/>
        </w:rPr>
      </w:pPr>
      <w:r>
        <w:rPr>
          <w:rFonts w:ascii="Calibri" w:eastAsia="Times New Roman" w:hAnsi="Calibri" w:cs="Calibri"/>
          <w:lang w:eastAsia="en-GB"/>
        </w:rPr>
        <w:t>B</w:t>
      </w:r>
      <w:r w:rsidR="005F5F97" w:rsidRPr="000A5CCF">
        <w:rPr>
          <w:rFonts w:ascii="Calibri" w:eastAsia="Times New Roman" w:hAnsi="Calibri" w:cs="Calibri"/>
          <w:lang w:eastAsia="en-GB"/>
        </w:rPr>
        <w:t>each residents</w:t>
      </w:r>
      <w:r>
        <w:rPr>
          <w:rFonts w:ascii="Calibri" w:eastAsia="Times New Roman" w:hAnsi="Calibri" w:cs="Calibri"/>
          <w:lang w:eastAsia="en-GB"/>
        </w:rPr>
        <w:t xml:space="preserve"> who use the beach front </w:t>
      </w:r>
      <w:r w:rsidR="00064E98">
        <w:rPr>
          <w:rFonts w:ascii="Calibri" w:eastAsia="Times New Roman" w:hAnsi="Calibri" w:cs="Calibri"/>
          <w:lang w:eastAsia="en-GB"/>
        </w:rPr>
        <w:t xml:space="preserve">and fringe reef </w:t>
      </w:r>
      <w:r>
        <w:rPr>
          <w:rFonts w:ascii="Calibri" w:eastAsia="Times New Roman" w:hAnsi="Calibri" w:cs="Calibri"/>
          <w:lang w:eastAsia="en-GB"/>
        </w:rPr>
        <w:t>for recreational snorkeling.</w:t>
      </w:r>
    </w:p>
    <w:p w14:paraId="5618B3B8" w14:textId="542AC663" w:rsidR="005F5F97" w:rsidRDefault="00474017" w:rsidP="00474017">
      <w:pPr>
        <w:pStyle w:val="Normal1"/>
        <w:numPr>
          <w:ilvl w:val="1"/>
          <w:numId w:val="2"/>
        </w:numPr>
        <w:pBdr>
          <w:top w:val="nil"/>
          <w:left w:val="nil"/>
          <w:bottom w:val="nil"/>
          <w:right w:val="nil"/>
          <w:between w:val="nil"/>
        </w:pBdr>
        <w:shd w:val="clear" w:color="auto" w:fill="FFFFFF"/>
        <w:spacing w:after="200"/>
        <w:rPr>
          <w:color w:val="28335F"/>
        </w:rPr>
      </w:pPr>
      <w:r>
        <w:rPr>
          <w:rFonts w:ascii="Calibri" w:eastAsia="Times New Roman" w:hAnsi="Calibri" w:cs="Calibri"/>
          <w:lang w:eastAsia="en-GB"/>
        </w:rPr>
        <w:lastRenderedPageBreak/>
        <w:t>Guests at local h</w:t>
      </w:r>
      <w:r w:rsidR="005F5F97" w:rsidRPr="000A5CCF">
        <w:rPr>
          <w:rFonts w:ascii="Calibri" w:eastAsia="Times New Roman" w:hAnsi="Calibri" w:cs="Calibri"/>
          <w:lang w:eastAsia="en-GB"/>
        </w:rPr>
        <w:t>otels</w:t>
      </w:r>
      <w:r>
        <w:rPr>
          <w:rFonts w:ascii="Calibri" w:eastAsia="Times New Roman" w:hAnsi="Calibri" w:cs="Calibri"/>
          <w:lang w:eastAsia="en-GB"/>
        </w:rPr>
        <w:t xml:space="preserve"> who can enjoy the ecosystem spectacle of coral reef snorkeling.</w:t>
      </w:r>
    </w:p>
    <w:p w14:paraId="0CB383A5" w14:textId="77777777" w:rsidR="0024245A" w:rsidRDefault="00D92D61">
      <w:pPr>
        <w:pStyle w:val="Normal1"/>
        <w:numPr>
          <w:ilvl w:val="0"/>
          <w:numId w:val="2"/>
        </w:numPr>
        <w:pBdr>
          <w:top w:val="nil"/>
          <w:left w:val="nil"/>
          <w:bottom w:val="nil"/>
          <w:right w:val="nil"/>
          <w:between w:val="nil"/>
        </w:pBdr>
        <w:shd w:val="clear" w:color="auto" w:fill="FFFFFF"/>
        <w:spacing w:after="200"/>
        <w:rPr>
          <w:color w:val="28335F"/>
        </w:rPr>
      </w:pPr>
      <w:r>
        <w:rPr>
          <w:b/>
          <w:color w:val="28335F"/>
        </w:rPr>
        <w:t xml:space="preserve">What is the reaction of local people to the project? </w:t>
      </w:r>
      <w:r>
        <w:rPr>
          <w:color w:val="28335F"/>
        </w:rPr>
        <w:t>*</w:t>
      </w:r>
    </w:p>
    <w:p w14:paraId="2E255834" w14:textId="1CDDF2CB" w:rsidR="005163D5" w:rsidRDefault="005163D5" w:rsidP="005163D5">
      <w:pPr>
        <w:pStyle w:val="ListParagraph"/>
        <w:numPr>
          <w:ilvl w:val="0"/>
          <w:numId w:val="27"/>
        </w:numPr>
        <w:rPr>
          <w:rFonts w:ascii="Calibri" w:eastAsia="Times New Roman" w:hAnsi="Calibri" w:cs="Calibri"/>
          <w:lang w:eastAsia="en-GB"/>
        </w:rPr>
      </w:pPr>
      <w:r w:rsidRPr="005163D5">
        <w:rPr>
          <w:rFonts w:ascii="Calibri" w:eastAsia="Times New Roman" w:hAnsi="Calibri" w:cs="Calibri"/>
          <w:lang w:eastAsia="en-GB"/>
        </w:rPr>
        <w:t xml:space="preserve">KCW-CBO are </w:t>
      </w:r>
      <w:r w:rsidR="00BA16A9">
        <w:rPr>
          <w:rFonts w:ascii="Calibri" w:eastAsia="Times New Roman" w:hAnsi="Calibri" w:cs="Calibri"/>
          <w:lang w:eastAsia="en-GB"/>
        </w:rPr>
        <w:t xml:space="preserve">being supported by OA, and as partners are </w:t>
      </w:r>
      <w:r w:rsidRPr="005163D5">
        <w:rPr>
          <w:rFonts w:ascii="Calibri" w:eastAsia="Times New Roman" w:hAnsi="Calibri" w:cs="Calibri"/>
          <w:lang w:eastAsia="en-GB"/>
        </w:rPr>
        <w:t xml:space="preserve">committed to management of their </w:t>
      </w:r>
      <w:r>
        <w:rPr>
          <w:rFonts w:ascii="Calibri" w:eastAsia="Times New Roman" w:hAnsi="Calibri" w:cs="Calibri"/>
          <w:lang w:eastAsia="en-GB"/>
        </w:rPr>
        <w:t>Tengefu/</w:t>
      </w:r>
      <w:r w:rsidRPr="005163D5">
        <w:rPr>
          <w:rFonts w:ascii="Calibri" w:eastAsia="Times New Roman" w:hAnsi="Calibri" w:cs="Calibri"/>
          <w:lang w:eastAsia="en-GB"/>
        </w:rPr>
        <w:t>sanctuary and welcome</w:t>
      </w:r>
      <w:r>
        <w:rPr>
          <w:rFonts w:ascii="Calibri" w:eastAsia="Times New Roman" w:hAnsi="Calibri" w:cs="Calibri"/>
          <w:lang w:eastAsia="en-GB"/>
        </w:rPr>
        <w:t xml:space="preserve"> any support that would help improve income streams. They accept that the coral nursery will dedicate a number of coral nursery tables to </w:t>
      </w:r>
      <w:r w:rsidR="00BA16A9">
        <w:rPr>
          <w:rFonts w:ascii="Calibri" w:eastAsia="Times New Roman" w:hAnsi="Calibri" w:cs="Calibri"/>
          <w:lang w:eastAsia="en-GB"/>
        </w:rPr>
        <w:t xml:space="preserve">interns to </w:t>
      </w:r>
      <w:r>
        <w:rPr>
          <w:rFonts w:ascii="Calibri" w:eastAsia="Times New Roman" w:hAnsi="Calibri" w:cs="Calibri"/>
          <w:lang w:eastAsia="en-GB"/>
        </w:rPr>
        <w:t>produce seed corals for the out growing trials. Also, they are willing to act as a living classroom for peer to peer training of their neighboring fisher community as interns to learn first</w:t>
      </w:r>
      <w:r w:rsidR="00BA16A9">
        <w:rPr>
          <w:rFonts w:ascii="Calibri" w:eastAsia="Times New Roman" w:hAnsi="Calibri" w:cs="Calibri"/>
          <w:lang w:eastAsia="en-GB"/>
        </w:rPr>
        <w:t>-</w:t>
      </w:r>
      <w:r>
        <w:rPr>
          <w:rFonts w:ascii="Calibri" w:eastAsia="Times New Roman" w:hAnsi="Calibri" w:cs="Calibri"/>
          <w:lang w:eastAsia="en-GB"/>
        </w:rPr>
        <w:t xml:space="preserve">hand in </w:t>
      </w:r>
      <w:r w:rsidR="00BA16A9">
        <w:rPr>
          <w:rFonts w:ascii="Calibri" w:eastAsia="Times New Roman" w:hAnsi="Calibri" w:cs="Calibri"/>
          <w:lang w:eastAsia="en-GB"/>
        </w:rPr>
        <w:t xml:space="preserve">Tengefu protection and coral </w:t>
      </w:r>
      <w:r>
        <w:rPr>
          <w:rFonts w:ascii="Calibri" w:eastAsia="Times New Roman" w:hAnsi="Calibri" w:cs="Calibri"/>
          <w:lang w:eastAsia="en-GB"/>
        </w:rPr>
        <w:t>nursery technology.</w:t>
      </w:r>
    </w:p>
    <w:p w14:paraId="22AB8C0B" w14:textId="77A129F4" w:rsidR="005163D5" w:rsidRDefault="005163D5" w:rsidP="005163D5">
      <w:pPr>
        <w:pStyle w:val="ListParagraph"/>
        <w:numPr>
          <w:ilvl w:val="0"/>
          <w:numId w:val="27"/>
        </w:numPr>
        <w:rPr>
          <w:rFonts w:ascii="Calibri" w:eastAsia="Times New Roman" w:hAnsi="Calibri" w:cs="Calibri"/>
          <w:lang w:eastAsia="en-GB"/>
        </w:rPr>
      </w:pPr>
      <w:r>
        <w:rPr>
          <w:rFonts w:ascii="Calibri" w:eastAsia="Times New Roman" w:hAnsi="Calibri" w:cs="Calibri"/>
          <w:lang w:eastAsia="en-GB"/>
        </w:rPr>
        <w:t xml:space="preserve">KBMU </w:t>
      </w:r>
      <w:r w:rsidR="00BA16A9">
        <w:rPr>
          <w:rFonts w:ascii="Calibri" w:eastAsia="Times New Roman" w:hAnsi="Calibri" w:cs="Calibri"/>
          <w:lang w:eastAsia="en-GB"/>
        </w:rPr>
        <w:t xml:space="preserve">is being supported by OA in implementation of their CMA Plan, and </w:t>
      </w:r>
      <w:r>
        <w:rPr>
          <w:rFonts w:ascii="Calibri" w:eastAsia="Times New Roman" w:hAnsi="Calibri" w:cs="Calibri"/>
          <w:lang w:eastAsia="en-GB"/>
        </w:rPr>
        <w:t xml:space="preserve">note that coral restoration fits the </w:t>
      </w:r>
      <w:r w:rsidR="00BA16A9">
        <w:rPr>
          <w:rFonts w:ascii="Calibri" w:eastAsia="Times New Roman" w:hAnsi="Calibri" w:cs="Calibri"/>
          <w:lang w:eastAsia="en-GB"/>
        </w:rPr>
        <w:t xml:space="preserve">CMA Plan. Further they have briefed neighboring fishers of the scope of </w:t>
      </w:r>
      <w:proofErr w:type="gramStart"/>
      <w:r w:rsidR="00BA16A9">
        <w:rPr>
          <w:rFonts w:ascii="Calibri" w:eastAsia="Times New Roman" w:hAnsi="Calibri" w:cs="Calibri"/>
          <w:lang w:eastAsia="en-GB"/>
        </w:rPr>
        <w:t>a</w:t>
      </w:r>
      <w:proofErr w:type="gramEnd"/>
      <w:r w:rsidR="00BA16A9">
        <w:rPr>
          <w:rFonts w:ascii="Calibri" w:eastAsia="Times New Roman" w:hAnsi="Calibri" w:cs="Calibri"/>
          <w:lang w:eastAsia="en-GB"/>
        </w:rPr>
        <w:t xml:space="preserve"> internship and mini-semi-closed area concept to establish AR clusters as FADS. They also welcome any intervention that would help improve the reef fishery.</w:t>
      </w:r>
    </w:p>
    <w:p w14:paraId="76F037DA" w14:textId="77777777" w:rsidR="00BA16A9" w:rsidRDefault="00BA16A9" w:rsidP="005163D5">
      <w:pPr>
        <w:pStyle w:val="ListParagraph"/>
        <w:numPr>
          <w:ilvl w:val="0"/>
          <w:numId w:val="27"/>
        </w:numPr>
        <w:rPr>
          <w:rFonts w:ascii="Calibri" w:eastAsia="Times New Roman" w:hAnsi="Calibri" w:cs="Calibri"/>
          <w:lang w:eastAsia="en-GB"/>
        </w:rPr>
      </w:pPr>
      <w:r>
        <w:rPr>
          <w:rFonts w:ascii="Calibri" w:eastAsia="Times New Roman" w:hAnsi="Calibri" w:cs="Calibri"/>
          <w:lang w:eastAsia="en-GB"/>
        </w:rPr>
        <w:t>KCBMU-NW are already engaged with OA in keeping all 17 members informed of any technology advancement worth investing in.</w:t>
      </w:r>
    </w:p>
    <w:p w14:paraId="76480C85" w14:textId="7F80DD50" w:rsidR="00BA16A9" w:rsidRPr="00FE5793" w:rsidRDefault="00BA16A9" w:rsidP="00BA16A9">
      <w:pPr>
        <w:pStyle w:val="ListParagraph"/>
        <w:numPr>
          <w:ilvl w:val="0"/>
          <w:numId w:val="27"/>
        </w:numPr>
        <w:rPr>
          <w:color w:val="28335F"/>
        </w:rPr>
      </w:pPr>
      <w:proofErr w:type="spellStart"/>
      <w:r>
        <w:rPr>
          <w:rFonts w:ascii="Calibri" w:eastAsia="Times New Roman" w:hAnsi="Calibri" w:cs="Calibri"/>
          <w:lang w:eastAsia="en-GB"/>
        </w:rPr>
        <w:t>KCDoF</w:t>
      </w:r>
      <w:proofErr w:type="spellEnd"/>
      <w:r>
        <w:rPr>
          <w:rFonts w:ascii="Calibri" w:eastAsia="Times New Roman" w:hAnsi="Calibri" w:cs="Calibri"/>
          <w:lang w:eastAsia="en-GB"/>
        </w:rPr>
        <w:t xml:space="preserve"> and state Kenya Fisheries Service (KeFS) are fully supportive of OA work and have endorsed this concept as supporting BMUs implement their CMA </w:t>
      </w:r>
      <w:r w:rsidR="00474017">
        <w:rPr>
          <w:rFonts w:ascii="Calibri" w:eastAsia="Times New Roman" w:hAnsi="Calibri" w:cs="Calibri"/>
          <w:lang w:eastAsia="en-GB"/>
        </w:rPr>
        <w:t>and are planning to sponsor through World Bank a coral restoration initiative</w:t>
      </w:r>
      <w:r w:rsidR="00064E98">
        <w:rPr>
          <w:rFonts w:ascii="Calibri" w:eastAsia="Times New Roman" w:hAnsi="Calibri" w:cs="Calibri"/>
          <w:lang w:eastAsia="en-GB"/>
        </w:rPr>
        <w:t xml:space="preserve"> with KBMU</w:t>
      </w:r>
      <w:r w:rsidR="00474017">
        <w:rPr>
          <w:rFonts w:ascii="Calibri" w:eastAsia="Times New Roman" w:hAnsi="Calibri" w:cs="Calibri"/>
          <w:lang w:eastAsia="en-GB"/>
        </w:rPr>
        <w:t xml:space="preserve">. </w:t>
      </w:r>
      <w:bookmarkStart w:id="4" w:name="_2et92p0" w:colFirst="0" w:colLast="0"/>
      <w:bookmarkEnd w:id="4"/>
    </w:p>
    <w:p w14:paraId="4425CAF5" w14:textId="797BB2D8" w:rsidR="00FE5793" w:rsidRPr="00BA16A9" w:rsidRDefault="00FE5793" w:rsidP="00BA16A9">
      <w:pPr>
        <w:pStyle w:val="ListParagraph"/>
        <w:numPr>
          <w:ilvl w:val="0"/>
          <w:numId w:val="27"/>
        </w:numPr>
        <w:rPr>
          <w:color w:val="28335F"/>
        </w:rPr>
      </w:pPr>
      <w:r>
        <w:rPr>
          <w:color w:val="28335F"/>
        </w:rPr>
        <w:t>Local hotel operators have expressed and interest to sponsor the aquatic safari concessions idea.</w:t>
      </w:r>
    </w:p>
    <w:p w14:paraId="5E067468" w14:textId="77608D88" w:rsidR="00BA16A9" w:rsidRDefault="00BA16A9" w:rsidP="00BA16A9">
      <w:pPr>
        <w:ind w:left="360"/>
        <w:rPr>
          <w:color w:val="28335F"/>
        </w:rPr>
      </w:pPr>
    </w:p>
    <w:p w14:paraId="4E229C08" w14:textId="681A5634" w:rsidR="00BA16A9" w:rsidRPr="00BA16A9" w:rsidRDefault="00BA16A9" w:rsidP="00BA16A9">
      <w:pPr>
        <w:ind w:left="360"/>
        <w:rPr>
          <w:color w:val="28335F"/>
        </w:rPr>
      </w:pPr>
      <w:r>
        <w:rPr>
          <w:color w:val="28335F"/>
        </w:rPr>
        <w:t xml:space="preserve">There has been some resistance of local fishers to expand the Tengefu concept as they feel this is depriving </w:t>
      </w:r>
    </w:p>
    <w:p w14:paraId="53BB7D7D" w14:textId="77777777" w:rsidR="00BA16A9" w:rsidRDefault="00BA16A9" w:rsidP="00BA16A9">
      <w:pPr>
        <w:pStyle w:val="ListParagraph"/>
        <w:rPr>
          <w:color w:val="28335F"/>
        </w:rPr>
      </w:pPr>
    </w:p>
    <w:p w14:paraId="13CAF136" w14:textId="45155263" w:rsidR="0024245A" w:rsidRDefault="00D92D61" w:rsidP="00BA16A9">
      <w:pPr>
        <w:pStyle w:val="ListParagraph"/>
        <w:rPr>
          <w:color w:val="28335F"/>
        </w:rPr>
      </w:pPr>
      <w:r>
        <w:rPr>
          <w:color w:val="28335F"/>
        </w:rPr>
        <w:t>Financial aspect</w:t>
      </w:r>
    </w:p>
    <w:p w14:paraId="6B945B2A" w14:textId="3150CB80" w:rsidR="0024245A" w:rsidRDefault="00D92D61">
      <w:pPr>
        <w:pStyle w:val="Normal1"/>
        <w:numPr>
          <w:ilvl w:val="0"/>
          <w:numId w:val="2"/>
        </w:numPr>
        <w:pBdr>
          <w:top w:val="nil"/>
          <w:left w:val="nil"/>
          <w:bottom w:val="nil"/>
          <w:right w:val="nil"/>
          <w:between w:val="nil"/>
        </w:pBdr>
        <w:shd w:val="clear" w:color="auto" w:fill="FFFFFF"/>
        <w:spacing w:after="200"/>
        <w:rPr>
          <w:color w:val="28335F"/>
        </w:rPr>
      </w:pPr>
      <w:r>
        <w:rPr>
          <w:b/>
          <w:color w:val="28335F"/>
        </w:rPr>
        <w:t xml:space="preserve">What is the total budget required per year </w:t>
      </w:r>
      <w:r>
        <w:rPr>
          <w:b/>
          <w:color w:val="28335F"/>
          <w:u w:val="single"/>
        </w:rPr>
        <w:t>and</w:t>
      </w:r>
      <w:r>
        <w:rPr>
          <w:b/>
          <w:color w:val="28335F"/>
        </w:rPr>
        <w:t xml:space="preserve"> for the entire duration of the project?</w:t>
      </w:r>
      <w:r>
        <w:rPr>
          <w:color w:val="28335F"/>
        </w:rPr>
        <w:t xml:space="preserve"> *</w:t>
      </w:r>
    </w:p>
    <w:p w14:paraId="20A7A605" w14:textId="6AB0607F" w:rsidR="005163D5" w:rsidRPr="00123FE1" w:rsidRDefault="005163D5" w:rsidP="005163D5">
      <w:pPr>
        <w:pStyle w:val="Normal1"/>
        <w:numPr>
          <w:ilvl w:val="1"/>
          <w:numId w:val="2"/>
        </w:numPr>
        <w:pBdr>
          <w:top w:val="nil"/>
          <w:left w:val="nil"/>
          <w:bottom w:val="nil"/>
          <w:right w:val="nil"/>
          <w:between w:val="nil"/>
        </w:pBdr>
        <w:shd w:val="clear" w:color="auto" w:fill="FFFFFF"/>
        <w:spacing w:after="200"/>
        <w:rPr>
          <w:color w:val="28335F"/>
        </w:rPr>
      </w:pPr>
      <w:r w:rsidRPr="00123FE1">
        <w:rPr>
          <w:color w:val="28335F"/>
        </w:rPr>
        <w:t xml:space="preserve">Year 1: </w:t>
      </w:r>
      <w:r w:rsidR="00123FE1" w:rsidRPr="00123FE1">
        <w:rPr>
          <w:color w:val="28335F"/>
        </w:rPr>
        <w:t xml:space="preserve">Euro </w:t>
      </w:r>
      <w:r w:rsidR="00A161CE">
        <w:rPr>
          <w:color w:val="28335F"/>
        </w:rPr>
        <w:t>39977</w:t>
      </w:r>
    </w:p>
    <w:p w14:paraId="4C939FC3" w14:textId="58685604" w:rsidR="005163D5" w:rsidRPr="00123FE1" w:rsidRDefault="005163D5" w:rsidP="005163D5">
      <w:pPr>
        <w:pStyle w:val="Normal1"/>
        <w:numPr>
          <w:ilvl w:val="1"/>
          <w:numId w:val="2"/>
        </w:numPr>
        <w:pBdr>
          <w:top w:val="nil"/>
          <w:left w:val="nil"/>
          <w:bottom w:val="nil"/>
          <w:right w:val="nil"/>
          <w:between w:val="nil"/>
        </w:pBdr>
        <w:shd w:val="clear" w:color="auto" w:fill="FFFFFF"/>
        <w:spacing w:after="200"/>
        <w:rPr>
          <w:color w:val="28335F"/>
        </w:rPr>
      </w:pPr>
      <w:r w:rsidRPr="00123FE1">
        <w:rPr>
          <w:color w:val="28335F"/>
        </w:rPr>
        <w:t xml:space="preserve">Year 2: </w:t>
      </w:r>
      <w:r w:rsidR="00123FE1" w:rsidRPr="00123FE1">
        <w:rPr>
          <w:color w:val="28335F"/>
        </w:rPr>
        <w:t>Euro 3</w:t>
      </w:r>
      <w:r w:rsidR="00A161CE">
        <w:rPr>
          <w:color w:val="28335F"/>
        </w:rPr>
        <w:t>9735</w:t>
      </w:r>
    </w:p>
    <w:p w14:paraId="7F481A4F" w14:textId="5C488C48" w:rsidR="005163D5" w:rsidRPr="00123FE1" w:rsidRDefault="005163D5" w:rsidP="005163D5">
      <w:pPr>
        <w:pStyle w:val="Normal1"/>
        <w:numPr>
          <w:ilvl w:val="1"/>
          <w:numId w:val="2"/>
        </w:numPr>
        <w:pBdr>
          <w:top w:val="nil"/>
          <w:left w:val="nil"/>
          <w:bottom w:val="nil"/>
          <w:right w:val="nil"/>
          <w:between w:val="nil"/>
        </w:pBdr>
        <w:shd w:val="clear" w:color="auto" w:fill="FFFFFF"/>
        <w:spacing w:after="200"/>
        <w:rPr>
          <w:color w:val="28335F"/>
        </w:rPr>
      </w:pPr>
      <w:r w:rsidRPr="00123FE1">
        <w:rPr>
          <w:color w:val="28335F"/>
        </w:rPr>
        <w:t xml:space="preserve">Year 3: </w:t>
      </w:r>
      <w:r w:rsidR="00123FE1" w:rsidRPr="00123FE1">
        <w:rPr>
          <w:color w:val="28335F"/>
        </w:rPr>
        <w:t xml:space="preserve">Euro </w:t>
      </w:r>
      <w:r w:rsidR="00A161CE">
        <w:rPr>
          <w:color w:val="28335F"/>
        </w:rPr>
        <w:t>40026</w:t>
      </w:r>
    </w:p>
    <w:p w14:paraId="4D31D7C6" w14:textId="721553DD" w:rsidR="005163D5" w:rsidRPr="00123FE1" w:rsidRDefault="005163D5" w:rsidP="005163D5">
      <w:pPr>
        <w:pStyle w:val="Normal1"/>
        <w:numPr>
          <w:ilvl w:val="1"/>
          <w:numId w:val="2"/>
        </w:numPr>
        <w:pBdr>
          <w:top w:val="nil"/>
          <w:left w:val="nil"/>
          <w:bottom w:val="nil"/>
          <w:right w:val="nil"/>
          <w:between w:val="nil"/>
        </w:pBdr>
        <w:shd w:val="clear" w:color="auto" w:fill="FFFFFF"/>
        <w:spacing w:after="200"/>
        <w:rPr>
          <w:color w:val="28335F"/>
        </w:rPr>
      </w:pPr>
      <w:r w:rsidRPr="00123FE1">
        <w:rPr>
          <w:color w:val="28335F"/>
        </w:rPr>
        <w:t xml:space="preserve">Total: </w:t>
      </w:r>
      <w:r w:rsidR="00123FE1" w:rsidRPr="00123FE1">
        <w:rPr>
          <w:color w:val="28335F"/>
        </w:rPr>
        <w:t>Euro 11</w:t>
      </w:r>
      <w:r w:rsidR="00A161CE">
        <w:rPr>
          <w:color w:val="28335F"/>
        </w:rPr>
        <w:t>9739</w:t>
      </w:r>
    </w:p>
    <w:p w14:paraId="560A35A6" w14:textId="01B6B855" w:rsidR="00954882" w:rsidRPr="00954882" w:rsidRDefault="00954882" w:rsidP="00954882">
      <w:pPr>
        <w:pStyle w:val="Normal1"/>
        <w:pBdr>
          <w:top w:val="nil"/>
          <w:left w:val="nil"/>
          <w:bottom w:val="nil"/>
          <w:right w:val="nil"/>
          <w:between w:val="nil"/>
        </w:pBdr>
        <w:shd w:val="clear" w:color="auto" w:fill="FFFFFF"/>
        <w:spacing w:after="200"/>
        <w:ind w:left="360"/>
        <w:rPr>
          <w:color w:val="28335F"/>
        </w:rPr>
      </w:pPr>
      <w:r>
        <w:rPr>
          <w:color w:val="28335F"/>
        </w:rPr>
        <w:t xml:space="preserve">It must be noted whereas the concept of interns managing AR is the main theme, this could change with concepts shared and tested under Coral Guardian </w:t>
      </w:r>
      <w:r w:rsidR="00364720">
        <w:rPr>
          <w:color w:val="28335F"/>
        </w:rPr>
        <w:t>guidance and</w:t>
      </w:r>
      <w:r>
        <w:rPr>
          <w:color w:val="28335F"/>
        </w:rPr>
        <w:t xml:space="preserve"> will lead to project budget adjustments at the time.</w:t>
      </w:r>
    </w:p>
    <w:p w14:paraId="357A3D17" w14:textId="4652155C" w:rsidR="0024245A" w:rsidRDefault="00D92D61">
      <w:pPr>
        <w:pStyle w:val="Normal1"/>
        <w:numPr>
          <w:ilvl w:val="0"/>
          <w:numId w:val="2"/>
        </w:numPr>
        <w:pBdr>
          <w:top w:val="nil"/>
          <w:left w:val="nil"/>
          <w:bottom w:val="nil"/>
          <w:right w:val="nil"/>
          <w:between w:val="nil"/>
        </w:pBdr>
        <w:shd w:val="clear" w:color="auto" w:fill="FFFFFF"/>
        <w:spacing w:after="200"/>
        <w:rPr>
          <w:color w:val="28335F"/>
        </w:rPr>
      </w:pPr>
      <w:r>
        <w:rPr>
          <w:b/>
          <w:color w:val="28335F"/>
        </w:rPr>
        <w:t>What is the minimum wage in the country? What is the average wage in the country?</w:t>
      </w:r>
      <w:r>
        <w:rPr>
          <w:color w:val="28335F"/>
        </w:rPr>
        <w:t xml:space="preserve"> *</w:t>
      </w:r>
    </w:p>
    <w:p w14:paraId="2D866550" w14:textId="6BB918AC" w:rsidR="007D664A" w:rsidRDefault="007D664A" w:rsidP="007D664A">
      <w:pPr>
        <w:pStyle w:val="Normal1"/>
        <w:pBdr>
          <w:top w:val="nil"/>
          <w:left w:val="nil"/>
          <w:bottom w:val="nil"/>
          <w:right w:val="nil"/>
          <w:between w:val="nil"/>
        </w:pBdr>
        <w:shd w:val="clear" w:color="auto" w:fill="FFFFFF"/>
        <w:spacing w:after="200"/>
        <w:ind w:left="720"/>
      </w:pPr>
      <w:r w:rsidRPr="007D664A">
        <w:t xml:space="preserve">The </w:t>
      </w:r>
      <w:r>
        <w:t>minimum monthly salary in Kenya is Kenya Shillings 15,120 (2022</w:t>
      </w:r>
      <w:r w:rsidR="00FE5793">
        <w:t xml:space="preserve"> Statistics</w:t>
      </w:r>
      <w:r>
        <w:t>)</w:t>
      </w:r>
    </w:p>
    <w:p w14:paraId="17E96C41" w14:textId="77777777" w:rsidR="007D664A" w:rsidRPr="007D664A" w:rsidRDefault="007D664A" w:rsidP="007D664A">
      <w:pPr>
        <w:pStyle w:val="Normal1"/>
        <w:pBdr>
          <w:top w:val="nil"/>
          <w:left w:val="nil"/>
          <w:bottom w:val="nil"/>
          <w:right w:val="nil"/>
          <w:between w:val="nil"/>
        </w:pBdr>
        <w:shd w:val="clear" w:color="auto" w:fill="FFFFFF"/>
        <w:spacing w:after="200"/>
        <w:ind w:left="720"/>
      </w:pPr>
      <w:r>
        <w:t>The average monthly pay is Kenya Shillings 20,123 (2022 Statistics)</w:t>
      </w:r>
    </w:p>
    <w:p w14:paraId="70EACA4F" w14:textId="708D46A9" w:rsidR="0024245A" w:rsidRPr="005163D5" w:rsidRDefault="00D92D61">
      <w:pPr>
        <w:pStyle w:val="Normal1"/>
        <w:numPr>
          <w:ilvl w:val="0"/>
          <w:numId w:val="2"/>
        </w:numPr>
        <w:pBdr>
          <w:top w:val="nil"/>
          <w:left w:val="nil"/>
          <w:bottom w:val="nil"/>
          <w:right w:val="nil"/>
          <w:between w:val="nil"/>
        </w:pBdr>
        <w:shd w:val="clear" w:color="auto" w:fill="FFFFFF"/>
        <w:spacing w:after="200"/>
        <w:rPr>
          <w:color w:val="28335F"/>
        </w:rPr>
      </w:pPr>
      <w:r>
        <w:rPr>
          <w:b/>
          <w:color w:val="28335F"/>
        </w:rPr>
        <w:t>What would be the cost of the launching phase of the project?</w:t>
      </w:r>
    </w:p>
    <w:p w14:paraId="76DCB2E8" w14:textId="6DCB76B0" w:rsidR="005163D5" w:rsidRDefault="005163D5" w:rsidP="005163D5">
      <w:pPr>
        <w:pStyle w:val="Normal1"/>
        <w:pBdr>
          <w:top w:val="nil"/>
          <w:left w:val="nil"/>
          <w:bottom w:val="nil"/>
          <w:right w:val="nil"/>
          <w:between w:val="nil"/>
        </w:pBdr>
        <w:shd w:val="clear" w:color="auto" w:fill="FFFFFF"/>
        <w:spacing w:after="200"/>
        <w:ind w:left="720"/>
        <w:rPr>
          <w:color w:val="28335F"/>
        </w:rPr>
      </w:pPr>
      <w:r>
        <w:rPr>
          <w:color w:val="28335F"/>
        </w:rPr>
        <w:lastRenderedPageBreak/>
        <w:t xml:space="preserve">Budget for Launch is </w:t>
      </w:r>
      <w:r w:rsidR="00123FE1">
        <w:rPr>
          <w:color w:val="28335F"/>
        </w:rPr>
        <w:t>2162.16 Euros</w:t>
      </w:r>
    </w:p>
    <w:p w14:paraId="7887D1CE" w14:textId="77777777" w:rsidR="00474017" w:rsidRPr="00474017" w:rsidRDefault="00D92D61" w:rsidP="002C6121">
      <w:pPr>
        <w:pStyle w:val="Normal1"/>
        <w:numPr>
          <w:ilvl w:val="0"/>
          <w:numId w:val="2"/>
        </w:numPr>
        <w:pBdr>
          <w:top w:val="nil"/>
          <w:left w:val="nil"/>
          <w:bottom w:val="nil"/>
          <w:right w:val="nil"/>
          <w:between w:val="nil"/>
        </w:pBdr>
        <w:shd w:val="clear" w:color="auto" w:fill="FFFFFF"/>
        <w:spacing w:after="200"/>
        <w:ind w:left="360"/>
        <w:rPr>
          <w:color w:val="28335F"/>
        </w:rPr>
      </w:pPr>
      <w:r w:rsidRPr="00474017">
        <w:rPr>
          <w:b/>
          <w:color w:val="28335F"/>
        </w:rPr>
        <w:t>Do you receive any other financial support for this project? If so, which ones?</w:t>
      </w:r>
      <w:r>
        <w:br w:type="page"/>
      </w:r>
    </w:p>
    <w:p w14:paraId="76BF854E" w14:textId="7361585D" w:rsidR="00FE5793" w:rsidRPr="00474017" w:rsidRDefault="00FE5793" w:rsidP="00474017">
      <w:pPr>
        <w:pStyle w:val="Normal1"/>
        <w:pBdr>
          <w:top w:val="nil"/>
          <w:left w:val="nil"/>
          <w:bottom w:val="nil"/>
          <w:right w:val="nil"/>
          <w:between w:val="nil"/>
        </w:pBdr>
        <w:shd w:val="clear" w:color="auto" w:fill="FFFFFF"/>
        <w:spacing w:after="200"/>
        <w:ind w:left="360"/>
        <w:rPr>
          <w:color w:val="28335F"/>
        </w:rPr>
      </w:pPr>
      <w:r w:rsidRPr="00474017">
        <w:rPr>
          <w:color w:val="28335F"/>
        </w:rPr>
        <w:lastRenderedPageBreak/>
        <w:t>OA has several small grants to support partners in various aspects of their operations, and as relates to coral restoration we have:</w:t>
      </w:r>
    </w:p>
    <w:p w14:paraId="030045E5" w14:textId="68889534" w:rsidR="00FE5793" w:rsidRDefault="00FE5793" w:rsidP="00FE5793">
      <w:pPr>
        <w:pStyle w:val="Normal1"/>
        <w:numPr>
          <w:ilvl w:val="1"/>
          <w:numId w:val="2"/>
        </w:numPr>
        <w:pBdr>
          <w:top w:val="nil"/>
          <w:left w:val="nil"/>
          <w:bottom w:val="nil"/>
          <w:right w:val="nil"/>
          <w:between w:val="nil"/>
        </w:pBdr>
        <w:shd w:val="clear" w:color="auto" w:fill="FFFFFF"/>
        <w:spacing w:after="200"/>
        <w:rPr>
          <w:color w:val="28335F"/>
        </w:rPr>
      </w:pPr>
      <w:r>
        <w:rPr>
          <w:color w:val="28335F"/>
        </w:rPr>
        <w:t>Platinum Credit: support for 10 coral nursery tables (Pending)</w:t>
      </w:r>
    </w:p>
    <w:p w14:paraId="259702F2" w14:textId="57D640BB" w:rsidR="00FE5793" w:rsidRDefault="00FE5793" w:rsidP="00FE5793">
      <w:pPr>
        <w:pStyle w:val="Normal1"/>
        <w:numPr>
          <w:ilvl w:val="1"/>
          <w:numId w:val="2"/>
        </w:numPr>
        <w:pBdr>
          <w:top w:val="nil"/>
          <w:left w:val="nil"/>
          <w:bottom w:val="nil"/>
          <w:right w:val="nil"/>
          <w:between w:val="nil"/>
        </w:pBdr>
        <w:shd w:val="clear" w:color="auto" w:fill="FFFFFF"/>
        <w:spacing w:after="200"/>
        <w:rPr>
          <w:color w:val="28335F"/>
        </w:rPr>
      </w:pPr>
      <w:r>
        <w:rPr>
          <w:color w:val="28335F"/>
        </w:rPr>
        <w:t>Coral Reef Care: support for 5 coral nursery tables (Pending)</w:t>
      </w:r>
    </w:p>
    <w:p w14:paraId="5AD0EC52" w14:textId="1263C019" w:rsidR="00FE5793" w:rsidRDefault="00FE5793" w:rsidP="00FE5793">
      <w:pPr>
        <w:pStyle w:val="Normal1"/>
        <w:numPr>
          <w:ilvl w:val="1"/>
          <w:numId w:val="2"/>
        </w:numPr>
        <w:pBdr>
          <w:top w:val="nil"/>
          <w:left w:val="nil"/>
          <w:bottom w:val="nil"/>
          <w:right w:val="nil"/>
          <w:between w:val="nil"/>
        </w:pBdr>
        <w:shd w:val="clear" w:color="auto" w:fill="FFFFFF"/>
        <w:spacing w:after="200"/>
        <w:rPr>
          <w:color w:val="28335F"/>
        </w:rPr>
      </w:pPr>
      <w:r>
        <w:rPr>
          <w:color w:val="28335F"/>
        </w:rPr>
        <w:t>Athletes Media Group: Funded construction of 10 coral nursery tables</w:t>
      </w:r>
    </w:p>
    <w:p w14:paraId="17CD3628" w14:textId="68355368" w:rsidR="00FE5793" w:rsidRDefault="00FE5793" w:rsidP="00FE5793">
      <w:pPr>
        <w:pStyle w:val="Normal1"/>
        <w:numPr>
          <w:ilvl w:val="1"/>
          <w:numId w:val="2"/>
        </w:numPr>
        <w:pBdr>
          <w:top w:val="nil"/>
          <w:left w:val="nil"/>
          <w:bottom w:val="nil"/>
          <w:right w:val="nil"/>
          <w:between w:val="nil"/>
        </w:pBdr>
        <w:shd w:val="clear" w:color="auto" w:fill="FFFFFF"/>
        <w:spacing w:after="200"/>
        <w:rPr>
          <w:color w:val="28335F"/>
        </w:rPr>
      </w:pPr>
      <w:r>
        <w:rPr>
          <w:color w:val="28335F"/>
        </w:rPr>
        <w:t>Agha Khan Foundation: support 4 tables and training of 4 schools in coral restoration.</w:t>
      </w:r>
    </w:p>
    <w:p w14:paraId="2BF98D87" w14:textId="59CA38C5" w:rsidR="00FE5793" w:rsidRDefault="00FE5793" w:rsidP="00FE5793">
      <w:pPr>
        <w:pStyle w:val="Normal1"/>
        <w:numPr>
          <w:ilvl w:val="1"/>
          <w:numId w:val="2"/>
        </w:numPr>
        <w:pBdr>
          <w:top w:val="nil"/>
          <w:left w:val="nil"/>
          <w:bottom w:val="nil"/>
          <w:right w:val="nil"/>
          <w:between w:val="nil"/>
        </w:pBdr>
        <w:shd w:val="clear" w:color="auto" w:fill="FFFFFF"/>
        <w:spacing w:after="200"/>
        <w:rPr>
          <w:color w:val="28335F"/>
        </w:rPr>
      </w:pPr>
      <w:r>
        <w:rPr>
          <w:color w:val="28335F"/>
        </w:rPr>
        <w:t>Rockefeller: Support to KCW-CBO management of Sanctuary</w:t>
      </w:r>
    </w:p>
    <w:p w14:paraId="04F5A7B3" w14:textId="574F7091" w:rsidR="00FE5793" w:rsidRDefault="00FE5793" w:rsidP="00FE5793">
      <w:pPr>
        <w:pStyle w:val="Normal1"/>
        <w:numPr>
          <w:ilvl w:val="1"/>
          <w:numId w:val="2"/>
        </w:numPr>
        <w:pBdr>
          <w:top w:val="nil"/>
          <w:left w:val="nil"/>
          <w:bottom w:val="nil"/>
          <w:right w:val="nil"/>
          <w:between w:val="nil"/>
        </w:pBdr>
        <w:shd w:val="clear" w:color="auto" w:fill="FFFFFF"/>
        <w:spacing w:after="200"/>
        <w:rPr>
          <w:color w:val="28335F"/>
        </w:rPr>
      </w:pPr>
      <w:r>
        <w:rPr>
          <w:color w:val="28335F"/>
        </w:rPr>
        <w:t xml:space="preserve">BIOPAMA/IUCN/EU: Support implementation and management of </w:t>
      </w:r>
      <w:r w:rsidR="007F5924">
        <w:rPr>
          <w:color w:val="28335F"/>
        </w:rPr>
        <w:t>KBMU CMA and institutional strengthening of KCBMU-NW.</w:t>
      </w:r>
    </w:p>
    <w:p w14:paraId="1D9E3EAC" w14:textId="1B705671" w:rsidR="00474017" w:rsidRDefault="00474017" w:rsidP="00FE5793">
      <w:pPr>
        <w:pStyle w:val="Normal1"/>
        <w:numPr>
          <w:ilvl w:val="1"/>
          <w:numId w:val="2"/>
        </w:numPr>
        <w:pBdr>
          <w:top w:val="nil"/>
          <w:left w:val="nil"/>
          <w:bottom w:val="nil"/>
          <w:right w:val="nil"/>
          <w:between w:val="nil"/>
        </w:pBdr>
        <w:shd w:val="clear" w:color="auto" w:fill="FFFFFF"/>
        <w:spacing w:after="200"/>
        <w:rPr>
          <w:color w:val="28335F"/>
        </w:rPr>
      </w:pPr>
      <w:r>
        <w:rPr>
          <w:color w:val="28335F"/>
        </w:rPr>
        <w:t>Wildlife Direct/National Geographic: Screening to schools of ocean awareness and conservation videos.</w:t>
      </w:r>
    </w:p>
    <w:p w14:paraId="4D7F1C3F" w14:textId="73BA5483" w:rsidR="007F5924" w:rsidRPr="00FE5793" w:rsidRDefault="007F5924" w:rsidP="007F5924">
      <w:pPr>
        <w:pStyle w:val="Normal1"/>
        <w:pBdr>
          <w:top w:val="nil"/>
          <w:left w:val="nil"/>
          <w:bottom w:val="nil"/>
          <w:right w:val="nil"/>
          <w:between w:val="nil"/>
        </w:pBdr>
        <w:shd w:val="clear" w:color="auto" w:fill="FFFFFF"/>
        <w:spacing w:after="200"/>
        <w:ind w:left="1080"/>
        <w:rPr>
          <w:color w:val="28335F"/>
        </w:rPr>
      </w:pPr>
      <w:r>
        <w:rPr>
          <w:color w:val="28335F"/>
        </w:rPr>
        <w:t xml:space="preserve">However, none of these funding support </w:t>
      </w:r>
      <w:r w:rsidR="00474017">
        <w:rPr>
          <w:color w:val="28335F"/>
        </w:rPr>
        <w:t xml:space="preserve">coral restoration </w:t>
      </w:r>
      <w:r>
        <w:rPr>
          <w:color w:val="28335F"/>
        </w:rPr>
        <w:t>research and knowledge transfer to community</w:t>
      </w:r>
    </w:p>
    <w:p w14:paraId="564EC04A" w14:textId="77777777" w:rsidR="0024245A" w:rsidRDefault="00D92D61">
      <w:pPr>
        <w:pStyle w:val="Heading2"/>
        <w:shd w:val="clear" w:color="auto" w:fill="FFFFFF"/>
        <w:spacing w:after="200"/>
        <w:rPr>
          <w:color w:val="28335F"/>
        </w:rPr>
      </w:pPr>
      <w:bookmarkStart w:id="5" w:name="_tyjcwt" w:colFirst="0" w:colLast="0"/>
      <w:bookmarkEnd w:id="5"/>
      <w:r>
        <w:rPr>
          <w:color w:val="28335F"/>
        </w:rPr>
        <w:t>Additional information</w:t>
      </w:r>
    </w:p>
    <w:p w14:paraId="2633C435" w14:textId="77777777" w:rsidR="0024245A" w:rsidRDefault="00D92D61">
      <w:pPr>
        <w:pStyle w:val="Normal1"/>
        <w:numPr>
          <w:ilvl w:val="0"/>
          <w:numId w:val="2"/>
        </w:numPr>
        <w:shd w:val="clear" w:color="auto" w:fill="FFFFFF"/>
        <w:spacing w:after="200"/>
        <w:rPr>
          <w:color w:val="28335F"/>
        </w:rPr>
      </w:pPr>
      <w:r>
        <w:rPr>
          <w:b/>
          <w:color w:val="28335F"/>
        </w:rPr>
        <w:t>Sometimes it’s just easier to voice an explanation of your project or to describe it with pictures.</w:t>
      </w:r>
    </w:p>
    <w:p w14:paraId="2AFAD941" w14:textId="77777777" w:rsidR="0024245A" w:rsidRDefault="00D92D61">
      <w:pPr>
        <w:pStyle w:val="Normal1"/>
        <w:shd w:val="clear" w:color="auto" w:fill="FFFFFF"/>
        <w:spacing w:after="200"/>
        <w:ind w:left="720"/>
        <w:rPr>
          <w:i/>
          <w:color w:val="28335F"/>
        </w:rPr>
      </w:pPr>
      <w:r>
        <w:rPr>
          <w:i/>
          <w:color w:val="28335F"/>
        </w:rPr>
        <w:t xml:space="preserve">We would love to see you pitch your project in a </w:t>
      </w:r>
      <w:r w:rsidRPr="005163D5">
        <w:rPr>
          <w:i/>
          <w:color w:val="28335F"/>
          <w:highlight w:val="yellow"/>
        </w:rPr>
        <w:t>video of less than 2 minutes</w:t>
      </w:r>
      <w:r>
        <w:rPr>
          <w:i/>
          <w:color w:val="28335F"/>
        </w:rPr>
        <w:t xml:space="preserve">! Although not mandatory for your application, this is a great opportunity for us to dive into your world. Feel free to tell us about your story, your solution, your team or anything else you think is important. Attach a </w:t>
      </w:r>
      <w:proofErr w:type="spellStart"/>
      <w:r>
        <w:rPr>
          <w:i/>
          <w:color w:val="28335F"/>
        </w:rPr>
        <w:t>Youtube</w:t>
      </w:r>
      <w:proofErr w:type="spellEnd"/>
      <w:r>
        <w:rPr>
          <w:i/>
          <w:color w:val="28335F"/>
        </w:rPr>
        <w:t xml:space="preserve"> link, make sure your video is in public mode. The quality of the video is not essential. NB: Coral Guardian commits itself not to broadcast it.</w:t>
      </w:r>
    </w:p>
    <w:p w14:paraId="746D6EB3" w14:textId="77777777" w:rsidR="0024245A" w:rsidRDefault="00D92D61">
      <w:pPr>
        <w:pStyle w:val="Normal1"/>
        <w:numPr>
          <w:ilvl w:val="0"/>
          <w:numId w:val="2"/>
        </w:numPr>
        <w:shd w:val="clear" w:color="auto" w:fill="FFFFFF"/>
        <w:spacing w:after="200"/>
        <w:rPr>
          <w:color w:val="28335F"/>
        </w:rPr>
      </w:pPr>
      <w:r>
        <w:rPr>
          <w:b/>
          <w:color w:val="28335F"/>
        </w:rPr>
        <w:t xml:space="preserve">Remarks: </w:t>
      </w:r>
      <w:r>
        <w:rPr>
          <w:color w:val="28335F"/>
        </w:rPr>
        <w:t>any additional information and motivation for the project.</w:t>
      </w:r>
    </w:p>
    <w:p w14:paraId="253CABEF" w14:textId="25712B5D" w:rsidR="0024245A" w:rsidRPr="00064E98" w:rsidRDefault="00064E98">
      <w:pPr>
        <w:pStyle w:val="Normal1"/>
        <w:shd w:val="clear" w:color="auto" w:fill="FFFFFF"/>
        <w:spacing w:after="200"/>
        <w:rPr>
          <w:color w:val="28335F"/>
        </w:rPr>
      </w:pPr>
      <w:r w:rsidRPr="00064E98">
        <w:rPr>
          <w:color w:val="28335F"/>
        </w:rPr>
        <w:t>Most</w:t>
      </w:r>
      <w:r>
        <w:rPr>
          <w:color w:val="28335F"/>
        </w:rPr>
        <w:t xml:space="preserve"> approaches to coral reef restoration target complex technologies that do not match the techno-socio-economic culture of fishers, and we hope through partnership with Coral Guardian to develop a strategy that has mass replicability by coastal communit</w:t>
      </w:r>
      <w:r w:rsidR="00B75683">
        <w:rPr>
          <w:color w:val="28335F"/>
        </w:rPr>
        <w:t>i</w:t>
      </w:r>
      <w:r>
        <w:rPr>
          <w:color w:val="28335F"/>
        </w:rPr>
        <w:t>es.</w:t>
      </w:r>
      <w:r w:rsidRPr="00064E98">
        <w:rPr>
          <w:color w:val="28335F"/>
        </w:rPr>
        <w:t xml:space="preserve"> </w:t>
      </w:r>
    </w:p>
    <w:p w14:paraId="239CC0AD" w14:textId="77777777" w:rsidR="0024245A" w:rsidRDefault="00D92D61">
      <w:pPr>
        <w:pStyle w:val="Normal1"/>
        <w:shd w:val="clear" w:color="auto" w:fill="FFFFFF"/>
        <w:spacing w:after="200"/>
        <w:rPr>
          <w:b/>
          <w:color w:val="28335F"/>
        </w:rPr>
      </w:pPr>
      <w:r>
        <w:rPr>
          <w:b/>
          <w:color w:val="28335F"/>
        </w:rPr>
        <w:t>Documents to provide (max 10 elements</w:t>
      </w:r>
      <w:proofErr w:type="gramStart"/>
      <w:r>
        <w:rPr>
          <w:b/>
          <w:color w:val="28335F"/>
        </w:rPr>
        <w:t>) :</w:t>
      </w:r>
      <w:proofErr w:type="gramEnd"/>
      <w:r>
        <w:rPr>
          <w:b/>
          <w:color w:val="28335F"/>
        </w:rPr>
        <w:t xml:space="preserve"> </w:t>
      </w:r>
    </w:p>
    <w:p w14:paraId="4F985FF3" w14:textId="77777777" w:rsidR="0024245A" w:rsidRDefault="00D92D61">
      <w:pPr>
        <w:pStyle w:val="Normal1"/>
        <w:pBdr>
          <w:top w:val="nil"/>
          <w:left w:val="nil"/>
          <w:bottom w:val="nil"/>
          <w:right w:val="nil"/>
          <w:between w:val="nil"/>
        </w:pBdr>
        <w:shd w:val="clear" w:color="auto" w:fill="FFFFFF"/>
        <w:spacing w:after="200"/>
        <w:rPr>
          <w:color w:val="28335F"/>
        </w:rPr>
      </w:pPr>
      <w:r>
        <w:rPr>
          <w:color w:val="28335F"/>
        </w:rPr>
        <w:t>- official status of the local structure (mandatory)</w:t>
      </w:r>
    </w:p>
    <w:p w14:paraId="23A5C279" w14:textId="77777777" w:rsidR="0024245A" w:rsidRDefault="00D92D61">
      <w:pPr>
        <w:pStyle w:val="Normal1"/>
        <w:pBdr>
          <w:top w:val="nil"/>
          <w:left w:val="nil"/>
          <w:bottom w:val="nil"/>
          <w:right w:val="nil"/>
          <w:between w:val="nil"/>
        </w:pBdr>
        <w:shd w:val="clear" w:color="auto" w:fill="FFFFFF"/>
        <w:spacing w:after="200"/>
        <w:rPr>
          <w:color w:val="28335F"/>
        </w:rPr>
      </w:pPr>
      <w:r>
        <w:rPr>
          <w:color w:val="28335F"/>
        </w:rPr>
        <w:t xml:space="preserve">- summary table of project’s total budget (mandatory) </w:t>
      </w:r>
    </w:p>
    <w:p w14:paraId="29226397" w14:textId="77777777" w:rsidR="0024245A" w:rsidRDefault="00D92D61">
      <w:pPr>
        <w:pStyle w:val="Normal1"/>
        <w:pBdr>
          <w:top w:val="nil"/>
          <w:left w:val="nil"/>
          <w:bottom w:val="nil"/>
          <w:right w:val="nil"/>
          <w:between w:val="nil"/>
        </w:pBdr>
        <w:shd w:val="clear" w:color="auto" w:fill="FFFFFF"/>
        <w:spacing w:after="200"/>
        <w:rPr>
          <w:color w:val="28335F"/>
        </w:rPr>
      </w:pPr>
      <w:r>
        <w:rPr>
          <w:color w:val="28335F"/>
        </w:rPr>
        <w:t>- photos of project, team (optional)</w:t>
      </w:r>
    </w:p>
    <w:p w14:paraId="27536436" w14:textId="77777777" w:rsidR="0024245A" w:rsidRDefault="00D92D61">
      <w:pPr>
        <w:pStyle w:val="Normal1"/>
        <w:pBdr>
          <w:top w:val="nil"/>
          <w:left w:val="nil"/>
          <w:bottom w:val="nil"/>
          <w:right w:val="nil"/>
          <w:between w:val="nil"/>
        </w:pBdr>
        <w:shd w:val="clear" w:color="auto" w:fill="FFFFFF"/>
        <w:spacing w:after="200"/>
        <w:rPr>
          <w:color w:val="28335F"/>
        </w:rPr>
      </w:pPr>
      <w:r>
        <w:rPr>
          <w:color w:val="28335F"/>
        </w:rPr>
        <w:t xml:space="preserve">- </w:t>
      </w:r>
      <w:proofErr w:type="spellStart"/>
      <w:r>
        <w:rPr>
          <w:color w:val="28335F"/>
        </w:rPr>
        <w:t>organisation</w:t>
      </w:r>
      <w:proofErr w:type="spellEnd"/>
      <w:r>
        <w:rPr>
          <w:color w:val="28335F"/>
        </w:rPr>
        <w:t xml:space="preserve"> chart of the local structure (optional)</w:t>
      </w:r>
    </w:p>
    <w:p w14:paraId="4538229D" w14:textId="77777777" w:rsidR="0024245A" w:rsidRDefault="00D92D61">
      <w:pPr>
        <w:pStyle w:val="Normal1"/>
        <w:pBdr>
          <w:top w:val="nil"/>
          <w:left w:val="nil"/>
          <w:bottom w:val="nil"/>
          <w:right w:val="nil"/>
          <w:between w:val="nil"/>
        </w:pBdr>
        <w:shd w:val="clear" w:color="auto" w:fill="FFFFFF"/>
        <w:spacing w:after="200"/>
        <w:rPr>
          <w:color w:val="28335F"/>
        </w:rPr>
      </w:pPr>
      <w:r>
        <w:rPr>
          <w:color w:val="28335F"/>
        </w:rPr>
        <w:t>- CV of the project manager (optional)</w:t>
      </w:r>
    </w:p>
    <w:p w14:paraId="1594C751" w14:textId="77777777" w:rsidR="0024245A" w:rsidRDefault="00D92D61">
      <w:pPr>
        <w:pStyle w:val="Normal1"/>
        <w:pBdr>
          <w:top w:val="nil"/>
          <w:left w:val="nil"/>
          <w:bottom w:val="nil"/>
          <w:right w:val="nil"/>
          <w:between w:val="nil"/>
        </w:pBdr>
        <w:shd w:val="clear" w:color="auto" w:fill="FFFFFF"/>
        <w:spacing w:after="200"/>
        <w:rPr>
          <w:color w:val="28335F"/>
        </w:rPr>
      </w:pPr>
      <w:r>
        <w:rPr>
          <w:color w:val="28335F"/>
        </w:rPr>
        <w:lastRenderedPageBreak/>
        <w:t>- communication materials if developed (optional)</w:t>
      </w:r>
    </w:p>
    <w:p w14:paraId="645B5099" w14:textId="6E37FDAC" w:rsidR="0024245A" w:rsidRPr="00364720" w:rsidRDefault="00D92D61" w:rsidP="00364720">
      <w:pPr>
        <w:pStyle w:val="Normal1"/>
        <w:pBdr>
          <w:top w:val="nil"/>
          <w:left w:val="nil"/>
          <w:bottom w:val="nil"/>
          <w:right w:val="nil"/>
          <w:between w:val="nil"/>
        </w:pBdr>
        <w:shd w:val="clear" w:color="auto" w:fill="FFFFFF"/>
        <w:spacing w:after="200"/>
        <w:rPr>
          <w:color w:val="202124"/>
          <w:sz w:val="24"/>
          <w:szCs w:val="24"/>
        </w:rPr>
      </w:pPr>
      <w:r>
        <w:rPr>
          <w:color w:val="28335F"/>
        </w:rPr>
        <w:t>- any other documents relating to the project that are considered important</w:t>
      </w:r>
    </w:p>
    <w:sectPr w:rsidR="0024245A" w:rsidRPr="00364720" w:rsidSect="0024245A">
      <w:headerReference w:type="default" r:id="rId22"/>
      <w:footerReference w:type="default" r:id="rId23"/>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Remmy Safari Shoka" w:date="2023-08-04T10:53:00Z" w:initials="RSS">
    <w:p w14:paraId="5F957790" w14:textId="77777777" w:rsidR="00FF52C1" w:rsidRDefault="00FF52C1" w:rsidP="00C63A4F">
      <w:r>
        <w:rPr>
          <w:rStyle w:val="CommentReference"/>
        </w:rPr>
        <w:annotationRef/>
      </w:r>
      <w:r>
        <w:rPr>
          <w:sz w:val="20"/>
          <w:szCs w:val="20"/>
        </w:rPr>
        <w:t>Include fisheries</w:t>
      </w:r>
    </w:p>
    <w:p w14:paraId="4BDF757E" w14:textId="77777777" w:rsidR="00FF52C1" w:rsidRDefault="00FF52C1" w:rsidP="00C63A4F"/>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DF757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775730" w16cex:dateUtc="2023-08-04T07: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DF757E" w16cid:durableId="287757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58DD2" w14:textId="77777777" w:rsidR="00EA1D15" w:rsidRDefault="00EA1D15" w:rsidP="0024245A">
      <w:pPr>
        <w:spacing w:line="240" w:lineRule="auto"/>
      </w:pPr>
      <w:r>
        <w:separator/>
      </w:r>
    </w:p>
  </w:endnote>
  <w:endnote w:type="continuationSeparator" w:id="0">
    <w:p w14:paraId="6E46F4E4" w14:textId="77777777" w:rsidR="00EA1D15" w:rsidRDefault="00EA1D15" w:rsidP="002424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D4030" w14:textId="77777777" w:rsidR="005163D5" w:rsidRDefault="005163D5">
    <w:pPr>
      <w:pStyle w:val="Normal1"/>
      <w:jc w:val="right"/>
    </w:pPr>
    <w:r>
      <w:fldChar w:fldCharType="begin"/>
    </w:r>
    <w:r>
      <w:instrText>PAGE</w:instrText>
    </w:r>
    <w:r>
      <w:fldChar w:fldCharType="separate"/>
    </w:r>
    <w:r w:rsidR="008B19FA">
      <w:rPr>
        <w:noProof/>
      </w:rPr>
      <w:t>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92CE9" w14:textId="77777777" w:rsidR="00EA1D15" w:rsidRDefault="00EA1D15" w:rsidP="0024245A">
      <w:pPr>
        <w:spacing w:line="240" w:lineRule="auto"/>
      </w:pPr>
      <w:r>
        <w:separator/>
      </w:r>
    </w:p>
  </w:footnote>
  <w:footnote w:type="continuationSeparator" w:id="0">
    <w:p w14:paraId="7E1E46D8" w14:textId="77777777" w:rsidR="00EA1D15" w:rsidRDefault="00EA1D15" w:rsidP="0024245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C7406" w14:textId="77777777" w:rsidR="005163D5" w:rsidRDefault="005163D5">
    <w:pPr>
      <w:pStyle w:val="Normal1"/>
      <w:spacing w:after="200"/>
      <w:jc w:val="right"/>
    </w:pPr>
    <w:r>
      <w:rPr>
        <w:noProof/>
        <w:color w:val="28335F"/>
      </w:rPr>
      <w:drawing>
        <wp:inline distT="114300" distB="114300" distL="114300" distR="114300" wp14:anchorId="4829F7E9" wp14:editId="0D1870CD">
          <wp:extent cx="747713" cy="28564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47713" cy="285643"/>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A6B53"/>
    <w:multiLevelType w:val="multilevel"/>
    <w:tmpl w:val="3D287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0E73F8"/>
    <w:multiLevelType w:val="multilevel"/>
    <w:tmpl w:val="9642D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7C56CF"/>
    <w:multiLevelType w:val="multilevel"/>
    <w:tmpl w:val="FA7ACFD0"/>
    <w:lvl w:ilvl="0">
      <w:start w:val="4"/>
      <w:numFmt w:val="decimal"/>
      <w:lvlText w:val="%1."/>
      <w:lvlJc w:val="left"/>
      <w:pPr>
        <w:tabs>
          <w:tab w:val="num" w:pos="1170"/>
        </w:tabs>
        <w:ind w:left="1170" w:hanging="360"/>
      </w:pPr>
      <w:rPr>
        <w:rFonts w:hint="default"/>
      </w:rPr>
    </w:lvl>
    <w:lvl w:ilvl="1">
      <w:start w:val="1"/>
      <w:numFmt w:val="lowerLetter"/>
      <w:lvlText w:val="%2."/>
      <w:lvlJc w:val="left"/>
      <w:pPr>
        <w:tabs>
          <w:tab w:val="num" w:pos="1440"/>
        </w:tabs>
        <w:ind w:left="1440" w:hanging="360"/>
      </w:pPr>
      <w:rPr>
        <w:rFonts w:hint="default"/>
      </w:rPr>
    </w:lvl>
    <w:lvl w:ilvl="2">
      <w:start w:val="1"/>
      <w:numFmt w:val="upperLetter"/>
      <w:lvlText w:val="%3."/>
      <w:lvlJc w:val="left"/>
      <w:pPr>
        <w:ind w:left="108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0EC84AFF"/>
    <w:multiLevelType w:val="multilevel"/>
    <w:tmpl w:val="41BAD238"/>
    <w:lvl w:ilvl="0">
      <w:start w:val="1"/>
      <w:numFmt w:val="bullet"/>
      <w:lvlText w:val="●"/>
      <w:lvlJc w:val="left"/>
      <w:pPr>
        <w:ind w:left="720" w:hanging="360"/>
      </w:pPr>
      <w:rPr>
        <w:color w:val="202124"/>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C41455"/>
    <w:multiLevelType w:val="hybridMultilevel"/>
    <w:tmpl w:val="7CA8AF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2370D83"/>
    <w:multiLevelType w:val="hybridMultilevel"/>
    <w:tmpl w:val="285C9D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EE6966"/>
    <w:multiLevelType w:val="hybridMultilevel"/>
    <w:tmpl w:val="54EC323A"/>
    <w:lvl w:ilvl="0" w:tplc="04090001">
      <w:start w:val="1"/>
      <w:numFmt w:val="bullet"/>
      <w:lvlText w:val=""/>
      <w:lvlJc w:val="left"/>
      <w:pPr>
        <w:ind w:left="1861" w:hanging="360"/>
      </w:pPr>
      <w:rPr>
        <w:rFonts w:ascii="Symbol" w:hAnsi="Symbol" w:hint="default"/>
      </w:rPr>
    </w:lvl>
    <w:lvl w:ilvl="1" w:tplc="04090003" w:tentative="1">
      <w:start w:val="1"/>
      <w:numFmt w:val="bullet"/>
      <w:lvlText w:val="o"/>
      <w:lvlJc w:val="left"/>
      <w:pPr>
        <w:ind w:left="2581" w:hanging="360"/>
      </w:pPr>
      <w:rPr>
        <w:rFonts w:ascii="Courier New" w:hAnsi="Courier New" w:cs="Courier New" w:hint="default"/>
      </w:rPr>
    </w:lvl>
    <w:lvl w:ilvl="2" w:tplc="04090005" w:tentative="1">
      <w:start w:val="1"/>
      <w:numFmt w:val="bullet"/>
      <w:lvlText w:val=""/>
      <w:lvlJc w:val="left"/>
      <w:pPr>
        <w:ind w:left="3301" w:hanging="360"/>
      </w:pPr>
      <w:rPr>
        <w:rFonts w:ascii="Wingdings" w:hAnsi="Wingdings" w:hint="default"/>
      </w:rPr>
    </w:lvl>
    <w:lvl w:ilvl="3" w:tplc="04090001" w:tentative="1">
      <w:start w:val="1"/>
      <w:numFmt w:val="bullet"/>
      <w:lvlText w:val=""/>
      <w:lvlJc w:val="left"/>
      <w:pPr>
        <w:ind w:left="4021" w:hanging="360"/>
      </w:pPr>
      <w:rPr>
        <w:rFonts w:ascii="Symbol" w:hAnsi="Symbol" w:hint="default"/>
      </w:rPr>
    </w:lvl>
    <w:lvl w:ilvl="4" w:tplc="04090003" w:tentative="1">
      <w:start w:val="1"/>
      <w:numFmt w:val="bullet"/>
      <w:lvlText w:val="o"/>
      <w:lvlJc w:val="left"/>
      <w:pPr>
        <w:ind w:left="4741" w:hanging="360"/>
      </w:pPr>
      <w:rPr>
        <w:rFonts w:ascii="Courier New" w:hAnsi="Courier New" w:cs="Courier New" w:hint="default"/>
      </w:rPr>
    </w:lvl>
    <w:lvl w:ilvl="5" w:tplc="04090005" w:tentative="1">
      <w:start w:val="1"/>
      <w:numFmt w:val="bullet"/>
      <w:lvlText w:val=""/>
      <w:lvlJc w:val="left"/>
      <w:pPr>
        <w:ind w:left="5461" w:hanging="360"/>
      </w:pPr>
      <w:rPr>
        <w:rFonts w:ascii="Wingdings" w:hAnsi="Wingdings" w:hint="default"/>
      </w:rPr>
    </w:lvl>
    <w:lvl w:ilvl="6" w:tplc="04090001" w:tentative="1">
      <w:start w:val="1"/>
      <w:numFmt w:val="bullet"/>
      <w:lvlText w:val=""/>
      <w:lvlJc w:val="left"/>
      <w:pPr>
        <w:ind w:left="6181" w:hanging="360"/>
      </w:pPr>
      <w:rPr>
        <w:rFonts w:ascii="Symbol" w:hAnsi="Symbol" w:hint="default"/>
      </w:rPr>
    </w:lvl>
    <w:lvl w:ilvl="7" w:tplc="04090003" w:tentative="1">
      <w:start w:val="1"/>
      <w:numFmt w:val="bullet"/>
      <w:lvlText w:val="o"/>
      <w:lvlJc w:val="left"/>
      <w:pPr>
        <w:ind w:left="6901" w:hanging="360"/>
      </w:pPr>
      <w:rPr>
        <w:rFonts w:ascii="Courier New" w:hAnsi="Courier New" w:cs="Courier New" w:hint="default"/>
      </w:rPr>
    </w:lvl>
    <w:lvl w:ilvl="8" w:tplc="04090005" w:tentative="1">
      <w:start w:val="1"/>
      <w:numFmt w:val="bullet"/>
      <w:lvlText w:val=""/>
      <w:lvlJc w:val="left"/>
      <w:pPr>
        <w:ind w:left="7621" w:hanging="360"/>
      </w:pPr>
      <w:rPr>
        <w:rFonts w:ascii="Wingdings" w:hAnsi="Wingdings" w:hint="default"/>
      </w:rPr>
    </w:lvl>
  </w:abstractNum>
  <w:abstractNum w:abstractNumId="7" w15:restartNumberingAfterBreak="0">
    <w:nsid w:val="1D586DEE"/>
    <w:multiLevelType w:val="hybridMultilevel"/>
    <w:tmpl w:val="EE90B59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F66880"/>
    <w:multiLevelType w:val="multilevel"/>
    <w:tmpl w:val="6422EDB4"/>
    <w:lvl w:ilvl="0">
      <w:start w:val="1"/>
      <w:numFmt w:val="bullet"/>
      <w:lvlText w:val="●"/>
      <w:lvlJc w:val="left"/>
      <w:pPr>
        <w:ind w:left="720" w:hanging="360"/>
      </w:pPr>
      <w:rPr>
        <w:color w:val="202124"/>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27D47D2"/>
    <w:multiLevelType w:val="hybridMultilevel"/>
    <w:tmpl w:val="825EB9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891721"/>
    <w:multiLevelType w:val="hybridMultilevel"/>
    <w:tmpl w:val="164E0750"/>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26A07EE2"/>
    <w:multiLevelType w:val="multilevel"/>
    <w:tmpl w:val="CFA47376"/>
    <w:lvl w:ilvl="0">
      <w:start w:val="1"/>
      <w:numFmt w:val="bullet"/>
      <w:lvlText w:val=""/>
      <w:lvlJc w:val="left"/>
      <w:pPr>
        <w:ind w:left="720" w:hanging="360"/>
      </w:pPr>
      <w:rPr>
        <w:rFonts w:ascii="Symbol" w:hAnsi="Symbol" w:hint="default"/>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10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9502206"/>
    <w:multiLevelType w:val="multilevel"/>
    <w:tmpl w:val="159C4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96A0402"/>
    <w:multiLevelType w:val="multilevel"/>
    <w:tmpl w:val="56C41EB2"/>
    <w:lvl w:ilvl="0">
      <w:start w:val="4"/>
      <w:numFmt w:val="decimal"/>
      <w:lvlText w:val="%1."/>
      <w:lvlJc w:val="left"/>
      <w:pPr>
        <w:tabs>
          <w:tab w:val="num" w:pos="1170"/>
        </w:tabs>
        <w:ind w:left="1170" w:hanging="360"/>
      </w:pPr>
      <w:rPr>
        <w:rFonts w:hint="default"/>
      </w:rPr>
    </w:lvl>
    <w:lvl w:ilvl="1">
      <w:start w:val="1"/>
      <w:numFmt w:val="lowerLetter"/>
      <w:lvlText w:val="%2."/>
      <w:lvlJc w:val="left"/>
      <w:pPr>
        <w:ind w:left="1440" w:hanging="360"/>
      </w:pPr>
    </w:lvl>
    <w:lvl w:ilvl="2">
      <w:start w:val="1"/>
      <w:numFmt w:val="upperLetter"/>
      <w:lvlText w:val="%3."/>
      <w:lvlJc w:val="left"/>
      <w:pPr>
        <w:ind w:left="108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2A5C3410"/>
    <w:multiLevelType w:val="multilevel"/>
    <w:tmpl w:val="20560A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CD366E2"/>
    <w:multiLevelType w:val="multilevel"/>
    <w:tmpl w:val="5C6E7A10"/>
    <w:lvl w:ilvl="0">
      <w:start w:val="1"/>
      <w:numFmt w:val="decimal"/>
      <w:lvlText w:val="%1."/>
      <w:lvlJc w:val="left"/>
      <w:pPr>
        <w:ind w:left="720" w:hanging="360"/>
      </w:pPr>
      <w:rPr>
        <w:rFonts w:ascii="Arial" w:eastAsia="Arial" w:hAnsi="Arial" w:cs="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10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FA57815"/>
    <w:multiLevelType w:val="multilevel"/>
    <w:tmpl w:val="AE9AC03C"/>
    <w:lvl w:ilvl="0">
      <w:start w:val="4"/>
      <w:numFmt w:val="decimal"/>
      <w:lvlText w:val="%1."/>
      <w:lvlJc w:val="left"/>
      <w:pPr>
        <w:tabs>
          <w:tab w:val="num" w:pos="1170"/>
        </w:tabs>
        <w:ind w:left="1170" w:hanging="360"/>
      </w:pPr>
      <w:rPr>
        <w:rFonts w:hint="default"/>
      </w:rPr>
    </w:lvl>
    <w:lvl w:ilvl="1">
      <w:start w:val="1"/>
      <w:numFmt w:val="lowerLetter"/>
      <w:lvlText w:val="%2."/>
      <w:lvlJc w:val="left"/>
      <w:pPr>
        <w:tabs>
          <w:tab w:val="num" w:pos="1440"/>
        </w:tabs>
        <w:ind w:left="1440" w:hanging="360"/>
      </w:pPr>
      <w:rPr>
        <w:rFonts w:hint="default"/>
      </w:rPr>
    </w:lvl>
    <w:lvl w:ilvl="2">
      <w:start w:val="1"/>
      <w:numFmt w:val="upperLetter"/>
      <w:lvlText w:val="%3."/>
      <w:lvlJc w:val="left"/>
      <w:pPr>
        <w:ind w:left="108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15:restartNumberingAfterBreak="0">
    <w:nsid w:val="34362DF1"/>
    <w:multiLevelType w:val="hybridMultilevel"/>
    <w:tmpl w:val="BF20B5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BF2163"/>
    <w:multiLevelType w:val="hybridMultilevel"/>
    <w:tmpl w:val="F886D9DE"/>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5D32012"/>
    <w:multiLevelType w:val="hybridMultilevel"/>
    <w:tmpl w:val="EE08284E"/>
    <w:lvl w:ilvl="0" w:tplc="0409000F">
      <w:start w:val="2"/>
      <w:numFmt w:val="decimal"/>
      <w:lvlText w:val="%1."/>
      <w:lvlJc w:val="left"/>
      <w:pPr>
        <w:ind w:left="1080" w:hanging="360"/>
      </w:pPr>
      <w:rPr>
        <w:rFonts w:hint="default"/>
      </w:rPr>
    </w:lvl>
    <w:lvl w:ilvl="1" w:tplc="04090019">
      <w:start w:val="1"/>
      <w:numFmt w:val="lowerLetter"/>
      <w:lvlText w:val="%2."/>
      <w:lvlJc w:val="left"/>
      <w:pPr>
        <w:ind w:left="1800" w:hanging="360"/>
      </w:pPr>
    </w:lvl>
    <w:lvl w:ilvl="2" w:tplc="AAB67564">
      <w:start w:val="1"/>
      <w:numFmt w:val="lowerLetter"/>
      <w:lvlText w:val="%3)"/>
      <w:lvlJc w:val="left"/>
      <w:pPr>
        <w:ind w:left="2700" w:hanging="360"/>
      </w:pPr>
      <w:rPr>
        <w:rFonts w:ascii="Calibri" w:eastAsia="Times New Roman" w:hAnsi="Calibri" w:cs="Calibri" w:hint="default"/>
        <w:color w:val="auto"/>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EB43C0F"/>
    <w:multiLevelType w:val="multilevel"/>
    <w:tmpl w:val="B22A6874"/>
    <w:lvl w:ilvl="0">
      <w:start w:val="4"/>
      <w:numFmt w:val="decimal"/>
      <w:lvlText w:val="%1."/>
      <w:lvlJc w:val="left"/>
      <w:pPr>
        <w:tabs>
          <w:tab w:val="num" w:pos="1170"/>
        </w:tabs>
        <w:ind w:left="1170" w:hanging="360"/>
      </w:pPr>
      <w:rPr>
        <w:rFonts w:hint="default"/>
      </w:rPr>
    </w:lvl>
    <w:lvl w:ilvl="1">
      <w:start w:val="1"/>
      <w:numFmt w:val="lowerLetter"/>
      <w:lvlText w:val="%2."/>
      <w:lvlJc w:val="left"/>
      <w:pPr>
        <w:tabs>
          <w:tab w:val="num" w:pos="1440"/>
        </w:tabs>
        <w:ind w:left="1440" w:hanging="360"/>
      </w:pPr>
      <w:rPr>
        <w:rFonts w:hint="default"/>
      </w:rPr>
    </w:lvl>
    <w:lvl w:ilvl="2">
      <w:start w:val="1"/>
      <w:numFmt w:val="upperLetter"/>
      <w:lvlText w:val="%3."/>
      <w:lvlJc w:val="left"/>
      <w:pPr>
        <w:ind w:left="108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 w15:restartNumberingAfterBreak="0">
    <w:nsid w:val="40A11DF1"/>
    <w:multiLevelType w:val="hybridMultilevel"/>
    <w:tmpl w:val="95DCAB5A"/>
    <w:lvl w:ilvl="0" w:tplc="C4300CBA">
      <w:start w:val="10"/>
      <w:numFmt w:val="decimal"/>
      <w:lvlText w:val="%1"/>
      <w:lvlJc w:val="left"/>
      <w:pPr>
        <w:ind w:left="2160" w:hanging="360"/>
      </w:pPr>
      <w:rPr>
        <w:rFonts w:hint="default"/>
      </w:rPr>
    </w:lvl>
    <w:lvl w:ilvl="1" w:tplc="20000019" w:tentative="1">
      <w:start w:val="1"/>
      <w:numFmt w:val="lowerLetter"/>
      <w:lvlText w:val="%2."/>
      <w:lvlJc w:val="left"/>
      <w:pPr>
        <w:ind w:left="2880" w:hanging="360"/>
      </w:pPr>
    </w:lvl>
    <w:lvl w:ilvl="2" w:tplc="2000001B" w:tentative="1">
      <w:start w:val="1"/>
      <w:numFmt w:val="lowerRoman"/>
      <w:lvlText w:val="%3."/>
      <w:lvlJc w:val="right"/>
      <w:pPr>
        <w:ind w:left="3600" w:hanging="180"/>
      </w:pPr>
    </w:lvl>
    <w:lvl w:ilvl="3" w:tplc="2000000F" w:tentative="1">
      <w:start w:val="1"/>
      <w:numFmt w:val="decimal"/>
      <w:lvlText w:val="%4."/>
      <w:lvlJc w:val="left"/>
      <w:pPr>
        <w:ind w:left="4320" w:hanging="360"/>
      </w:pPr>
    </w:lvl>
    <w:lvl w:ilvl="4" w:tplc="20000019" w:tentative="1">
      <w:start w:val="1"/>
      <w:numFmt w:val="lowerLetter"/>
      <w:lvlText w:val="%5."/>
      <w:lvlJc w:val="left"/>
      <w:pPr>
        <w:ind w:left="5040" w:hanging="360"/>
      </w:pPr>
    </w:lvl>
    <w:lvl w:ilvl="5" w:tplc="2000001B" w:tentative="1">
      <w:start w:val="1"/>
      <w:numFmt w:val="lowerRoman"/>
      <w:lvlText w:val="%6."/>
      <w:lvlJc w:val="right"/>
      <w:pPr>
        <w:ind w:left="5760" w:hanging="180"/>
      </w:pPr>
    </w:lvl>
    <w:lvl w:ilvl="6" w:tplc="2000000F" w:tentative="1">
      <w:start w:val="1"/>
      <w:numFmt w:val="decimal"/>
      <w:lvlText w:val="%7."/>
      <w:lvlJc w:val="left"/>
      <w:pPr>
        <w:ind w:left="6480" w:hanging="360"/>
      </w:pPr>
    </w:lvl>
    <w:lvl w:ilvl="7" w:tplc="20000019" w:tentative="1">
      <w:start w:val="1"/>
      <w:numFmt w:val="lowerLetter"/>
      <w:lvlText w:val="%8."/>
      <w:lvlJc w:val="left"/>
      <w:pPr>
        <w:ind w:left="7200" w:hanging="360"/>
      </w:pPr>
    </w:lvl>
    <w:lvl w:ilvl="8" w:tplc="2000001B" w:tentative="1">
      <w:start w:val="1"/>
      <w:numFmt w:val="lowerRoman"/>
      <w:lvlText w:val="%9."/>
      <w:lvlJc w:val="right"/>
      <w:pPr>
        <w:ind w:left="7920" w:hanging="180"/>
      </w:pPr>
    </w:lvl>
  </w:abstractNum>
  <w:abstractNum w:abstractNumId="22" w15:restartNumberingAfterBreak="0">
    <w:nsid w:val="40A52D06"/>
    <w:multiLevelType w:val="hybridMultilevel"/>
    <w:tmpl w:val="F434F16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8C4680"/>
    <w:multiLevelType w:val="hybridMultilevel"/>
    <w:tmpl w:val="286AF7B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F150B63"/>
    <w:multiLevelType w:val="hybridMultilevel"/>
    <w:tmpl w:val="0EE857BC"/>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F802BFB"/>
    <w:multiLevelType w:val="hybridMultilevel"/>
    <w:tmpl w:val="DEA295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1FA2DEB"/>
    <w:multiLevelType w:val="hybridMultilevel"/>
    <w:tmpl w:val="8D0C9BC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79272E"/>
    <w:multiLevelType w:val="multilevel"/>
    <w:tmpl w:val="9142FE6E"/>
    <w:lvl w:ilvl="0">
      <w:start w:val="1"/>
      <w:numFmt w:val="decimal"/>
      <w:lvlText w:val="%1."/>
      <w:lvlJc w:val="left"/>
      <w:pPr>
        <w:ind w:left="720" w:hanging="360"/>
      </w:pPr>
      <w:rPr>
        <w:rFonts w:ascii="Arial" w:eastAsia="Arial" w:hAnsi="Arial" w:cs="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10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6CC15A2"/>
    <w:multiLevelType w:val="multilevel"/>
    <w:tmpl w:val="28E2ABAC"/>
    <w:lvl w:ilvl="0">
      <w:start w:val="4"/>
      <w:numFmt w:val="decimal"/>
      <w:lvlText w:val="%1."/>
      <w:lvlJc w:val="left"/>
      <w:pPr>
        <w:tabs>
          <w:tab w:val="num" w:pos="1170"/>
        </w:tabs>
        <w:ind w:left="1170" w:hanging="360"/>
      </w:pPr>
      <w:rPr>
        <w:rFonts w:hint="default"/>
      </w:rPr>
    </w:lvl>
    <w:lvl w:ilvl="1">
      <w:start w:val="1"/>
      <w:numFmt w:val="lowerLetter"/>
      <w:lvlText w:val="%2."/>
      <w:lvlJc w:val="left"/>
      <w:pPr>
        <w:tabs>
          <w:tab w:val="num" w:pos="1440"/>
        </w:tabs>
        <w:ind w:left="1440" w:hanging="360"/>
      </w:pPr>
      <w:rPr>
        <w:rFonts w:hint="default"/>
      </w:rPr>
    </w:lvl>
    <w:lvl w:ilvl="2">
      <w:start w:val="1"/>
      <w:numFmt w:val="upperLetter"/>
      <w:lvlText w:val="%3."/>
      <w:lvlJc w:val="left"/>
      <w:pPr>
        <w:ind w:left="108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 w15:restartNumberingAfterBreak="0">
    <w:nsid w:val="59FD7C50"/>
    <w:multiLevelType w:val="multilevel"/>
    <w:tmpl w:val="B6C2A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AF6AD4"/>
    <w:multiLevelType w:val="hybridMultilevel"/>
    <w:tmpl w:val="A9B4CF70"/>
    <w:lvl w:ilvl="0" w:tplc="BD06256A">
      <w:start w:val="3"/>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D346DC8"/>
    <w:multiLevelType w:val="multilevel"/>
    <w:tmpl w:val="D02EEC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5E244E12"/>
    <w:multiLevelType w:val="hybridMultilevel"/>
    <w:tmpl w:val="AFC21B7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FE0515D"/>
    <w:multiLevelType w:val="hybridMultilevel"/>
    <w:tmpl w:val="3AEAA3B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2577AAD"/>
    <w:multiLevelType w:val="multilevel"/>
    <w:tmpl w:val="345297F2"/>
    <w:lvl w:ilvl="0">
      <w:start w:val="1"/>
      <w:numFmt w:val="decimal"/>
      <w:lvlText w:val="%1."/>
      <w:lvlJc w:val="left"/>
      <w:pPr>
        <w:ind w:left="720" w:hanging="360"/>
      </w:pPr>
      <w:rPr>
        <w:rFonts w:ascii="Arial" w:eastAsia="Arial" w:hAnsi="Arial" w:cs="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10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6E53D1C"/>
    <w:multiLevelType w:val="hybridMultilevel"/>
    <w:tmpl w:val="4C26C6CE"/>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2E7657C"/>
    <w:multiLevelType w:val="multilevel"/>
    <w:tmpl w:val="A4361C32"/>
    <w:lvl w:ilvl="0">
      <w:start w:val="1"/>
      <w:numFmt w:val="decimal"/>
      <w:lvlText w:val="%1."/>
      <w:lvlJc w:val="left"/>
      <w:pPr>
        <w:tabs>
          <w:tab w:val="num" w:pos="1170"/>
        </w:tabs>
        <w:ind w:left="1170" w:hanging="360"/>
      </w:pPr>
    </w:lvl>
    <w:lvl w:ilvl="1">
      <w:start w:val="1"/>
      <w:numFmt w:val="lowerLetter"/>
      <w:lvlText w:val="%2."/>
      <w:lvlJc w:val="left"/>
      <w:pPr>
        <w:tabs>
          <w:tab w:val="num" w:pos="1440"/>
        </w:tabs>
        <w:ind w:left="1440" w:hanging="360"/>
      </w:pPr>
    </w:lvl>
    <w:lvl w:ilvl="2">
      <w:start w:val="1"/>
      <w:numFmt w:val="upperLetter"/>
      <w:lvlText w:val="%3."/>
      <w:lvlJc w:val="left"/>
      <w:pPr>
        <w:ind w:left="108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38D38F8"/>
    <w:multiLevelType w:val="multilevel"/>
    <w:tmpl w:val="73945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4B50B7F"/>
    <w:multiLevelType w:val="hybridMultilevel"/>
    <w:tmpl w:val="596A9FAE"/>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9" w15:restartNumberingAfterBreak="0">
    <w:nsid w:val="7AA32046"/>
    <w:multiLevelType w:val="hybridMultilevel"/>
    <w:tmpl w:val="65F254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19465604">
    <w:abstractNumId w:val="3"/>
  </w:num>
  <w:num w:numId="2" w16cid:durableId="1226988157">
    <w:abstractNumId w:val="15"/>
  </w:num>
  <w:num w:numId="3" w16cid:durableId="591087203">
    <w:abstractNumId w:val="14"/>
  </w:num>
  <w:num w:numId="4" w16cid:durableId="1279949577">
    <w:abstractNumId w:val="8"/>
  </w:num>
  <w:num w:numId="5" w16cid:durableId="1325207292">
    <w:abstractNumId w:val="31"/>
  </w:num>
  <w:num w:numId="6" w16cid:durableId="1181236435">
    <w:abstractNumId w:val="36"/>
    <w:lvlOverride w:ilvl="0">
      <w:startOverride w:val="1"/>
    </w:lvlOverride>
  </w:num>
  <w:num w:numId="7" w16cid:durableId="2094273203">
    <w:abstractNumId w:val="36"/>
  </w:num>
  <w:num w:numId="8" w16cid:durableId="1716006531">
    <w:abstractNumId w:val="36"/>
    <w:lvlOverride w:ilvl="0"/>
    <w:lvlOverride w:ilvl="1">
      <w:startOverride w:val="1"/>
    </w:lvlOverride>
  </w:num>
  <w:num w:numId="9" w16cid:durableId="1220287070">
    <w:abstractNumId w:val="36"/>
    <w:lvlOverride w:ilvl="0"/>
    <w:lvlOverride w:ilvl="1">
      <w:startOverride w:val="1"/>
    </w:lvlOverride>
  </w:num>
  <w:num w:numId="10" w16cid:durableId="859516437">
    <w:abstractNumId w:val="36"/>
    <w:lvlOverride w:ilvl="0"/>
    <w:lvlOverride w:ilvl="1">
      <w:startOverride w:val="1"/>
    </w:lvlOverride>
  </w:num>
  <w:num w:numId="11" w16cid:durableId="701052190">
    <w:abstractNumId w:val="29"/>
    <w:lvlOverride w:ilvl="0">
      <w:startOverride w:val="1"/>
    </w:lvlOverride>
  </w:num>
  <w:num w:numId="12" w16cid:durableId="968709221">
    <w:abstractNumId w:val="1"/>
  </w:num>
  <w:num w:numId="13" w16cid:durableId="392002271">
    <w:abstractNumId w:val="0"/>
    <w:lvlOverride w:ilvl="0">
      <w:startOverride w:val="1"/>
    </w:lvlOverride>
  </w:num>
  <w:num w:numId="14" w16cid:durableId="1017930468">
    <w:abstractNumId w:val="37"/>
    <w:lvlOverride w:ilvl="0">
      <w:startOverride w:val="1"/>
    </w:lvlOverride>
  </w:num>
  <w:num w:numId="15" w16cid:durableId="1524242439">
    <w:abstractNumId w:val="12"/>
  </w:num>
  <w:num w:numId="16" w16cid:durableId="1881673248">
    <w:abstractNumId w:val="22"/>
  </w:num>
  <w:num w:numId="17" w16cid:durableId="2007436592">
    <w:abstractNumId w:val="19"/>
  </w:num>
  <w:num w:numId="18" w16cid:durableId="162746695">
    <w:abstractNumId w:val="30"/>
  </w:num>
  <w:num w:numId="19" w16cid:durableId="1841386613">
    <w:abstractNumId w:val="21"/>
  </w:num>
  <w:num w:numId="20" w16cid:durableId="1918710640">
    <w:abstractNumId w:val="16"/>
  </w:num>
  <w:num w:numId="21" w16cid:durableId="345327392">
    <w:abstractNumId w:val="24"/>
  </w:num>
  <w:num w:numId="22" w16cid:durableId="1403406878">
    <w:abstractNumId w:val="10"/>
  </w:num>
  <w:num w:numId="23" w16cid:durableId="1007058835">
    <w:abstractNumId w:val="38"/>
  </w:num>
  <w:num w:numId="24" w16cid:durableId="294222120">
    <w:abstractNumId w:val="7"/>
  </w:num>
  <w:num w:numId="25" w16cid:durableId="1454321742">
    <w:abstractNumId w:val="35"/>
  </w:num>
  <w:num w:numId="26" w16cid:durableId="1787381340">
    <w:abstractNumId w:val="9"/>
  </w:num>
  <w:num w:numId="27" w16cid:durableId="1934127844">
    <w:abstractNumId w:val="39"/>
  </w:num>
  <w:num w:numId="28" w16cid:durableId="1890871186">
    <w:abstractNumId w:val="17"/>
  </w:num>
  <w:num w:numId="29" w16cid:durableId="1045525976">
    <w:abstractNumId w:val="33"/>
  </w:num>
  <w:num w:numId="30" w16cid:durableId="1102605926">
    <w:abstractNumId w:val="23"/>
  </w:num>
  <w:num w:numId="31" w16cid:durableId="2094549933">
    <w:abstractNumId w:val="32"/>
  </w:num>
  <w:num w:numId="32" w16cid:durableId="1763378654">
    <w:abstractNumId w:val="4"/>
  </w:num>
  <w:num w:numId="33" w16cid:durableId="624194975">
    <w:abstractNumId w:val="6"/>
  </w:num>
  <w:num w:numId="34" w16cid:durableId="49379181">
    <w:abstractNumId w:val="34"/>
  </w:num>
  <w:num w:numId="35" w16cid:durableId="115872363">
    <w:abstractNumId w:val="27"/>
  </w:num>
  <w:num w:numId="36" w16cid:durableId="637998280">
    <w:abstractNumId w:val="20"/>
  </w:num>
  <w:num w:numId="37" w16cid:durableId="150953911">
    <w:abstractNumId w:val="28"/>
  </w:num>
  <w:num w:numId="38" w16cid:durableId="1896354564">
    <w:abstractNumId w:val="2"/>
  </w:num>
  <w:num w:numId="39" w16cid:durableId="356472265">
    <w:abstractNumId w:val="18"/>
  </w:num>
  <w:num w:numId="40" w16cid:durableId="1270091720">
    <w:abstractNumId w:val="25"/>
  </w:num>
  <w:num w:numId="41" w16cid:durableId="1690519821">
    <w:abstractNumId w:val="11"/>
  </w:num>
  <w:num w:numId="42" w16cid:durableId="1361391286">
    <w:abstractNumId w:val="5"/>
  </w:num>
  <w:num w:numId="43" w16cid:durableId="712995533">
    <w:abstractNumId w:val="26"/>
  </w:num>
  <w:num w:numId="44" w16cid:durableId="1452702400">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w15:presenceInfo w15:providerId="None" w15:userId="John"/>
  </w15:person>
  <w15:person w15:author="Remmy Safari Shoka">
    <w15:presenceInfo w15:providerId="Windows Live" w15:userId="ad48d618b9cd67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45A"/>
    <w:rsid w:val="0000012E"/>
    <w:rsid w:val="00001268"/>
    <w:rsid w:val="000157F0"/>
    <w:rsid w:val="00017002"/>
    <w:rsid w:val="00036695"/>
    <w:rsid w:val="000508DE"/>
    <w:rsid w:val="000519D1"/>
    <w:rsid w:val="00062938"/>
    <w:rsid w:val="00064E98"/>
    <w:rsid w:val="00065EC6"/>
    <w:rsid w:val="00073B86"/>
    <w:rsid w:val="000843AA"/>
    <w:rsid w:val="000A5E95"/>
    <w:rsid w:val="000A6FED"/>
    <w:rsid w:val="000A78E6"/>
    <w:rsid w:val="000B00A6"/>
    <w:rsid w:val="000C1106"/>
    <w:rsid w:val="000D01E7"/>
    <w:rsid w:val="000E0885"/>
    <w:rsid w:val="000E3E9F"/>
    <w:rsid w:val="000F5321"/>
    <w:rsid w:val="000F7672"/>
    <w:rsid w:val="00106AB8"/>
    <w:rsid w:val="00110D59"/>
    <w:rsid w:val="00122317"/>
    <w:rsid w:val="001236E2"/>
    <w:rsid w:val="00123FE1"/>
    <w:rsid w:val="001253D0"/>
    <w:rsid w:val="001305A7"/>
    <w:rsid w:val="00132171"/>
    <w:rsid w:val="001348FD"/>
    <w:rsid w:val="0014098B"/>
    <w:rsid w:val="00147E4F"/>
    <w:rsid w:val="001527F2"/>
    <w:rsid w:val="00165F4B"/>
    <w:rsid w:val="00170275"/>
    <w:rsid w:val="001719E7"/>
    <w:rsid w:val="001974AC"/>
    <w:rsid w:val="001B5B6B"/>
    <w:rsid w:val="001B6D53"/>
    <w:rsid w:val="001C74E5"/>
    <w:rsid w:val="001D0DCC"/>
    <w:rsid w:val="001D4948"/>
    <w:rsid w:val="001E1389"/>
    <w:rsid w:val="002000ED"/>
    <w:rsid w:val="0022640E"/>
    <w:rsid w:val="002331C3"/>
    <w:rsid w:val="00235046"/>
    <w:rsid w:val="0024245A"/>
    <w:rsid w:val="00246423"/>
    <w:rsid w:val="00253D1F"/>
    <w:rsid w:val="0027304C"/>
    <w:rsid w:val="002808A5"/>
    <w:rsid w:val="00292175"/>
    <w:rsid w:val="002A47E9"/>
    <w:rsid w:val="002C0AAC"/>
    <w:rsid w:val="002C541C"/>
    <w:rsid w:val="002F43F1"/>
    <w:rsid w:val="002F50F6"/>
    <w:rsid w:val="0031514E"/>
    <w:rsid w:val="00327228"/>
    <w:rsid w:val="00333132"/>
    <w:rsid w:val="00345483"/>
    <w:rsid w:val="003575E6"/>
    <w:rsid w:val="0036133C"/>
    <w:rsid w:val="0036218C"/>
    <w:rsid w:val="003625BD"/>
    <w:rsid w:val="00364720"/>
    <w:rsid w:val="0037522A"/>
    <w:rsid w:val="00383FAB"/>
    <w:rsid w:val="003A3BAB"/>
    <w:rsid w:val="003A5100"/>
    <w:rsid w:val="003B2BA4"/>
    <w:rsid w:val="003C52C2"/>
    <w:rsid w:val="003C5C4F"/>
    <w:rsid w:val="003E126B"/>
    <w:rsid w:val="003F364B"/>
    <w:rsid w:val="003F6CA2"/>
    <w:rsid w:val="003F7EB5"/>
    <w:rsid w:val="0040087B"/>
    <w:rsid w:val="00405B33"/>
    <w:rsid w:val="00414F7C"/>
    <w:rsid w:val="004159CB"/>
    <w:rsid w:val="0041714E"/>
    <w:rsid w:val="00427A4D"/>
    <w:rsid w:val="004331AB"/>
    <w:rsid w:val="004366FD"/>
    <w:rsid w:val="00441F0F"/>
    <w:rsid w:val="00443A2F"/>
    <w:rsid w:val="00444BE5"/>
    <w:rsid w:val="00446117"/>
    <w:rsid w:val="00454E07"/>
    <w:rsid w:val="004562A4"/>
    <w:rsid w:val="004737AA"/>
    <w:rsid w:val="00473B5E"/>
    <w:rsid w:val="00474017"/>
    <w:rsid w:val="004A6F49"/>
    <w:rsid w:val="004B28CF"/>
    <w:rsid w:val="004D30D2"/>
    <w:rsid w:val="004E1E41"/>
    <w:rsid w:val="004E53B6"/>
    <w:rsid w:val="004E678C"/>
    <w:rsid w:val="004F4A97"/>
    <w:rsid w:val="004F5DFD"/>
    <w:rsid w:val="00510E5A"/>
    <w:rsid w:val="005163D5"/>
    <w:rsid w:val="0052268E"/>
    <w:rsid w:val="00524032"/>
    <w:rsid w:val="005246AE"/>
    <w:rsid w:val="00525C9F"/>
    <w:rsid w:val="00543A52"/>
    <w:rsid w:val="00551C5F"/>
    <w:rsid w:val="00552166"/>
    <w:rsid w:val="00555870"/>
    <w:rsid w:val="005710CD"/>
    <w:rsid w:val="0058049D"/>
    <w:rsid w:val="0058154F"/>
    <w:rsid w:val="005878B1"/>
    <w:rsid w:val="0059036C"/>
    <w:rsid w:val="00590D1A"/>
    <w:rsid w:val="00594E0B"/>
    <w:rsid w:val="005A0567"/>
    <w:rsid w:val="005A1D5F"/>
    <w:rsid w:val="005B2F25"/>
    <w:rsid w:val="005C5FCB"/>
    <w:rsid w:val="005C711A"/>
    <w:rsid w:val="005D6E1D"/>
    <w:rsid w:val="005D7073"/>
    <w:rsid w:val="005E0366"/>
    <w:rsid w:val="005E6AE4"/>
    <w:rsid w:val="005F5F97"/>
    <w:rsid w:val="00631794"/>
    <w:rsid w:val="006422BF"/>
    <w:rsid w:val="006618DB"/>
    <w:rsid w:val="00662EC5"/>
    <w:rsid w:val="00665D6B"/>
    <w:rsid w:val="006902DC"/>
    <w:rsid w:val="00692614"/>
    <w:rsid w:val="00696E99"/>
    <w:rsid w:val="006A5B37"/>
    <w:rsid w:val="006B1FA2"/>
    <w:rsid w:val="006B2373"/>
    <w:rsid w:val="006B29F6"/>
    <w:rsid w:val="006B4447"/>
    <w:rsid w:val="006B743D"/>
    <w:rsid w:val="006D6BCA"/>
    <w:rsid w:val="006E2167"/>
    <w:rsid w:val="006F30D7"/>
    <w:rsid w:val="006F68D1"/>
    <w:rsid w:val="007036FC"/>
    <w:rsid w:val="0070508D"/>
    <w:rsid w:val="00707A5B"/>
    <w:rsid w:val="007221B5"/>
    <w:rsid w:val="00732C4B"/>
    <w:rsid w:val="00760ED3"/>
    <w:rsid w:val="00763945"/>
    <w:rsid w:val="00767100"/>
    <w:rsid w:val="007913E1"/>
    <w:rsid w:val="007A23BE"/>
    <w:rsid w:val="007A42A3"/>
    <w:rsid w:val="007A7910"/>
    <w:rsid w:val="007B514A"/>
    <w:rsid w:val="007B5515"/>
    <w:rsid w:val="007B6B0E"/>
    <w:rsid w:val="007B77DB"/>
    <w:rsid w:val="007C1F9F"/>
    <w:rsid w:val="007D000E"/>
    <w:rsid w:val="007D664A"/>
    <w:rsid w:val="007E0511"/>
    <w:rsid w:val="007F5924"/>
    <w:rsid w:val="00805379"/>
    <w:rsid w:val="00806FB5"/>
    <w:rsid w:val="008157B8"/>
    <w:rsid w:val="0085579B"/>
    <w:rsid w:val="0085678E"/>
    <w:rsid w:val="0087026A"/>
    <w:rsid w:val="00884CA9"/>
    <w:rsid w:val="0089586D"/>
    <w:rsid w:val="008971E9"/>
    <w:rsid w:val="00897337"/>
    <w:rsid w:val="008A407C"/>
    <w:rsid w:val="008A5E5F"/>
    <w:rsid w:val="008B19FA"/>
    <w:rsid w:val="008B54D3"/>
    <w:rsid w:val="008B6B4C"/>
    <w:rsid w:val="008C06C7"/>
    <w:rsid w:val="008C2E44"/>
    <w:rsid w:val="0090108A"/>
    <w:rsid w:val="009148AF"/>
    <w:rsid w:val="0091696A"/>
    <w:rsid w:val="0091708C"/>
    <w:rsid w:val="00931E61"/>
    <w:rsid w:val="00932952"/>
    <w:rsid w:val="00954882"/>
    <w:rsid w:val="00957BCF"/>
    <w:rsid w:val="00960AE1"/>
    <w:rsid w:val="009701AB"/>
    <w:rsid w:val="00970E8F"/>
    <w:rsid w:val="009713FE"/>
    <w:rsid w:val="00976128"/>
    <w:rsid w:val="00976EF3"/>
    <w:rsid w:val="009822B4"/>
    <w:rsid w:val="009839D7"/>
    <w:rsid w:val="009971BE"/>
    <w:rsid w:val="009A22EF"/>
    <w:rsid w:val="009A6C73"/>
    <w:rsid w:val="009C7F21"/>
    <w:rsid w:val="009E107E"/>
    <w:rsid w:val="00A016A4"/>
    <w:rsid w:val="00A04C0B"/>
    <w:rsid w:val="00A13864"/>
    <w:rsid w:val="00A14126"/>
    <w:rsid w:val="00A16037"/>
    <w:rsid w:val="00A161CE"/>
    <w:rsid w:val="00A2380E"/>
    <w:rsid w:val="00A25FDD"/>
    <w:rsid w:val="00A27337"/>
    <w:rsid w:val="00A33BAA"/>
    <w:rsid w:val="00A600EE"/>
    <w:rsid w:val="00A613A1"/>
    <w:rsid w:val="00A73825"/>
    <w:rsid w:val="00A974E9"/>
    <w:rsid w:val="00AA57D8"/>
    <w:rsid w:val="00AB0656"/>
    <w:rsid w:val="00AB0E39"/>
    <w:rsid w:val="00AC3CF4"/>
    <w:rsid w:val="00AC56CE"/>
    <w:rsid w:val="00AC645D"/>
    <w:rsid w:val="00AD01FE"/>
    <w:rsid w:val="00B14D80"/>
    <w:rsid w:val="00B16B95"/>
    <w:rsid w:val="00B43DB0"/>
    <w:rsid w:val="00B556D3"/>
    <w:rsid w:val="00B57A6F"/>
    <w:rsid w:val="00B740DA"/>
    <w:rsid w:val="00B75683"/>
    <w:rsid w:val="00B81F15"/>
    <w:rsid w:val="00B84D1C"/>
    <w:rsid w:val="00B877EC"/>
    <w:rsid w:val="00B92DD9"/>
    <w:rsid w:val="00B94440"/>
    <w:rsid w:val="00BA16A9"/>
    <w:rsid w:val="00BB14E6"/>
    <w:rsid w:val="00BB319C"/>
    <w:rsid w:val="00BB41C0"/>
    <w:rsid w:val="00BC525D"/>
    <w:rsid w:val="00BC5751"/>
    <w:rsid w:val="00BE520E"/>
    <w:rsid w:val="00C04340"/>
    <w:rsid w:val="00C15F2E"/>
    <w:rsid w:val="00C24687"/>
    <w:rsid w:val="00C32FCF"/>
    <w:rsid w:val="00C411B9"/>
    <w:rsid w:val="00C422C9"/>
    <w:rsid w:val="00C5166A"/>
    <w:rsid w:val="00C53070"/>
    <w:rsid w:val="00C708D7"/>
    <w:rsid w:val="00C7150F"/>
    <w:rsid w:val="00C75CC7"/>
    <w:rsid w:val="00C85D4A"/>
    <w:rsid w:val="00C930A0"/>
    <w:rsid w:val="00C95C22"/>
    <w:rsid w:val="00CA5670"/>
    <w:rsid w:val="00CA7087"/>
    <w:rsid w:val="00CA7E9E"/>
    <w:rsid w:val="00CE41FD"/>
    <w:rsid w:val="00CE42FE"/>
    <w:rsid w:val="00D15421"/>
    <w:rsid w:val="00D15D49"/>
    <w:rsid w:val="00D2298D"/>
    <w:rsid w:val="00D24F51"/>
    <w:rsid w:val="00D43296"/>
    <w:rsid w:val="00D46D6C"/>
    <w:rsid w:val="00D50BFA"/>
    <w:rsid w:val="00D56110"/>
    <w:rsid w:val="00D60372"/>
    <w:rsid w:val="00D83794"/>
    <w:rsid w:val="00D87F73"/>
    <w:rsid w:val="00D92CA6"/>
    <w:rsid w:val="00D92D61"/>
    <w:rsid w:val="00DA2C79"/>
    <w:rsid w:val="00DB20FB"/>
    <w:rsid w:val="00DB4974"/>
    <w:rsid w:val="00DC36A6"/>
    <w:rsid w:val="00DC688B"/>
    <w:rsid w:val="00DE3671"/>
    <w:rsid w:val="00DE4E37"/>
    <w:rsid w:val="00E17D67"/>
    <w:rsid w:val="00E23943"/>
    <w:rsid w:val="00E37753"/>
    <w:rsid w:val="00E435FB"/>
    <w:rsid w:val="00E4537F"/>
    <w:rsid w:val="00E55BCC"/>
    <w:rsid w:val="00E65AF3"/>
    <w:rsid w:val="00E67FCE"/>
    <w:rsid w:val="00E74283"/>
    <w:rsid w:val="00E7453B"/>
    <w:rsid w:val="00E85DE1"/>
    <w:rsid w:val="00EA1D15"/>
    <w:rsid w:val="00EA2D9E"/>
    <w:rsid w:val="00EC7F68"/>
    <w:rsid w:val="00EE148B"/>
    <w:rsid w:val="00EE23AB"/>
    <w:rsid w:val="00F2541E"/>
    <w:rsid w:val="00F2715C"/>
    <w:rsid w:val="00F30285"/>
    <w:rsid w:val="00F42E78"/>
    <w:rsid w:val="00F432C3"/>
    <w:rsid w:val="00F4436D"/>
    <w:rsid w:val="00F44A16"/>
    <w:rsid w:val="00F47BF6"/>
    <w:rsid w:val="00F51268"/>
    <w:rsid w:val="00F5326A"/>
    <w:rsid w:val="00F547EA"/>
    <w:rsid w:val="00F657EF"/>
    <w:rsid w:val="00F670CC"/>
    <w:rsid w:val="00F705C9"/>
    <w:rsid w:val="00F76D42"/>
    <w:rsid w:val="00F87679"/>
    <w:rsid w:val="00FA0679"/>
    <w:rsid w:val="00FB7493"/>
    <w:rsid w:val="00FD0F0A"/>
    <w:rsid w:val="00FE5793"/>
    <w:rsid w:val="00FF52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A1EAA"/>
  <w15:docId w15:val="{2D87695F-C034-471D-BBDB-82FBCC89F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537F"/>
  </w:style>
  <w:style w:type="paragraph" w:styleId="Heading1">
    <w:name w:val="heading 1"/>
    <w:basedOn w:val="Normal1"/>
    <w:next w:val="Normal1"/>
    <w:rsid w:val="0024245A"/>
    <w:pPr>
      <w:keepNext/>
      <w:keepLines/>
      <w:spacing w:before="400" w:after="120"/>
      <w:outlineLvl w:val="0"/>
    </w:pPr>
    <w:rPr>
      <w:sz w:val="40"/>
      <w:szCs w:val="40"/>
    </w:rPr>
  </w:style>
  <w:style w:type="paragraph" w:styleId="Heading2">
    <w:name w:val="heading 2"/>
    <w:basedOn w:val="Normal1"/>
    <w:next w:val="Normal1"/>
    <w:rsid w:val="0024245A"/>
    <w:pPr>
      <w:keepNext/>
      <w:keepLines/>
      <w:spacing w:before="360" w:after="120"/>
      <w:outlineLvl w:val="1"/>
    </w:pPr>
    <w:rPr>
      <w:sz w:val="32"/>
      <w:szCs w:val="32"/>
    </w:rPr>
  </w:style>
  <w:style w:type="paragraph" w:styleId="Heading3">
    <w:name w:val="heading 3"/>
    <w:basedOn w:val="Normal1"/>
    <w:next w:val="Normal1"/>
    <w:rsid w:val="0024245A"/>
    <w:pPr>
      <w:keepNext/>
      <w:keepLines/>
      <w:spacing w:before="320" w:after="80"/>
      <w:outlineLvl w:val="2"/>
    </w:pPr>
    <w:rPr>
      <w:color w:val="434343"/>
      <w:sz w:val="28"/>
      <w:szCs w:val="28"/>
    </w:rPr>
  </w:style>
  <w:style w:type="paragraph" w:styleId="Heading4">
    <w:name w:val="heading 4"/>
    <w:basedOn w:val="Normal1"/>
    <w:next w:val="Normal1"/>
    <w:rsid w:val="0024245A"/>
    <w:pPr>
      <w:keepNext/>
      <w:keepLines/>
      <w:spacing w:before="280" w:after="80"/>
      <w:outlineLvl w:val="3"/>
    </w:pPr>
    <w:rPr>
      <w:color w:val="666666"/>
      <w:sz w:val="24"/>
      <w:szCs w:val="24"/>
    </w:rPr>
  </w:style>
  <w:style w:type="paragraph" w:styleId="Heading5">
    <w:name w:val="heading 5"/>
    <w:basedOn w:val="Normal1"/>
    <w:next w:val="Normal1"/>
    <w:rsid w:val="0024245A"/>
    <w:pPr>
      <w:keepNext/>
      <w:keepLines/>
      <w:spacing w:before="240" w:after="80"/>
      <w:outlineLvl w:val="4"/>
    </w:pPr>
    <w:rPr>
      <w:color w:val="666666"/>
    </w:rPr>
  </w:style>
  <w:style w:type="paragraph" w:styleId="Heading6">
    <w:name w:val="heading 6"/>
    <w:basedOn w:val="Normal1"/>
    <w:next w:val="Normal1"/>
    <w:rsid w:val="0024245A"/>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24245A"/>
  </w:style>
  <w:style w:type="paragraph" w:styleId="Title">
    <w:name w:val="Title"/>
    <w:basedOn w:val="Normal1"/>
    <w:next w:val="Normal1"/>
    <w:rsid w:val="0024245A"/>
    <w:pPr>
      <w:keepNext/>
      <w:keepLines/>
      <w:spacing w:after="60"/>
    </w:pPr>
    <w:rPr>
      <w:sz w:val="52"/>
      <w:szCs w:val="52"/>
    </w:rPr>
  </w:style>
  <w:style w:type="paragraph" w:styleId="Subtitle">
    <w:name w:val="Subtitle"/>
    <w:basedOn w:val="Normal1"/>
    <w:next w:val="Normal1"/>
    <w:rsid w:val="0024245A"/>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DB20F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20FB"/>
    <w:rPr>
      <w:rFonts w:ascii="Tahoma" w:hAnsi="Tahoma" w:cs="Tahoma"/>
      <w:sz w:val="16"/>
      <w:szCs w:val="16"/>
    </w:rPr>
  </w:style>
  <w:style w:type="character" w:styleId="Hyperlink">
    <w:name w:val="Hyperlink"/>
    <w:basedOn w:val="DefaultParagraphFont"/>
    <w:uiPriority w:val="99"/>
    <w:unhideWhenUsed/>
    <w:rsid w:val="009713FE"/>
    <w:rPr>
      <w:color w:val="0000FF" w:themeColor="hyperlink"/>
      <w:u w:val="single"/>
    </w:rPr>
  </w:style>
  <w:style w:type="paragraph" w:styleId="ListParagraph">
    <w:name w:val="List Paragraph"/>
    <w:basedOn w:val="Normal"/>
    <w:uiPriority w:val="34"/>
    <w:qFormat/>
    <w:rsid w:val="001B5B6B"/>
    <w:pPr>
      <w:ind w:left="720"/>
      <w:contextualSpacing/>
    </w:pPr>
  </w:style>
  <w:style w:type="paragraph" w:styleId="NormalWeb">
    <w:name w:val="Normal (Web)"/>
    <w:basedOn w:val="Normal"/>
    <w:uiPriority w:val="99"/>
    <w:semiHidden/>
    <w:unhideWhenUsed/>
    <w:rsid w:val="005F5F9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rmal10">
    <w:name w:val="Normal1"/>
    <w:rsid w:val="003C5C4F"/>
  </w:style>
  <w:style w:type="paragraph" w:styleId="Revision">
    <w:name w:val="Revision"/>
    <w:hidden/>
    <w:uiPriority w:val="99"/>
    <w:semiHidden/>
    <w:rsid w:val="00D15D49"/>
    <w:pPr>
      <w:spacing w:line="240" w:lineRule="auto"/>
    </w:pPr>
  </w:style>
  <w:style w:type="character" w:customStyle="1" w:styleId="UnresolvedMention1">
    <w:name w:val="Unresolved Mention1"/>
    <w:basedOn w:val="DefaultParagraphFont"/>
    <w:uiPriority w:val="99"/>
    <w:semiHidden/>
    <w:unhideWhenUsed/>
    <w:rsid w:val="00D15D49"/>
    <w:rPr>
      <w:color w:val="605E5C"/>
      <w:shd w:val="clear" w:color="auto" w:fill="E1DFDD"/>
    </w:rPr>
  </w:style>
  <w:style w:type="character" w:styleId="CommentReference">
    <w:name w:val="annotation reference"/>
    <w:basedOn w:val="DefaultParagraphFont"/>
    <w:uiPriority w:val="99"/>
    <w:semiHidden/>
    <w:unhideWhenUsed/>
    <w:rsid w:val="00897337"/>
    <w:rPr>
      <w:sz w:val="16"/>
      <w:szCs w:val="16"/>
    </w:rPr>
  </w:style>
  <w:style w:type="paragraph" w:styleId="CommentText">
    <w:name w:val="annotation text"/>
    <w:basedOn w:val="Normal"/>
    <w:link w:val="CommentTextChar"/>
    <w:uiPriority w:val="99"/>
    <w:semiHidden/>
    <w:unhideWhenUsed/>
    <w:rsid w:val="00897337"/>
    <w:pPr>
      <w:spacing w:line="240" w:lineRule="auto"/>
    </w:pPr>
    <w:rPr>
      <w:sz w:val="20"/>
      <w:szCs w:val="20"/>
    </w:rPr>
  </w:style>
  <w:style w:type="character" w:customStyle="1" w:styleId="CommentTextChar">
    <w:name w:val="Comment Text Char"/>
    <w:basedOn w:val="DefaultParagraphFont"/>
    <w:link w:val="CommentText"/>
    <w:uiPriority w:val="99"/>
    <w:semiHidden/>
    <w:rsid w:val="00897337"/>
    <w:rPr>
      <w:sz w:val="20"/>
      <w:szCs w:val="20"/>
    </w:rPr>
  </w:style>
  <w:style w:type="paragraph" w:styleId="CommentSubject">
    <w:name w:val="annotation subject"/>
    <w:basedOn w:val="CommentText"/>
    <w:next w:val="CommentText"/>
    <w:link w:val="CommentSubjectChar"/>
    <w:uiPriority w:val="99"/>
    <w:semiHidden/>
    <w:unhideWhenUsed/>
    <w:rsid w:val="00897337"/>
    <w:rPr>
      <w:b/>
      <w:bCs/>
    </w:rPr>
  </w:style>
  <w:style w:type="character" w:customStyle="1" w:styleId="CommentSubjectChar">
    <w:name w:val="Comment Subject Char"/>
    <w:basedOn w:val="CommentTextChar"/>
    <w:link w:val="CommentSubject"/>
    <w:uiPriority w:val="99"/>
    <w:semiHidden/>
    <w:rsid w:val="0089733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91639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nvironment@oceansalivekenya.org" TargetMode="External"/><Relationship Id="rId13" Type="http://schemas.openxmlformats.org/officeDocument/2006/relationships/image" Target="media/image3.jpeg"/><Relationship Id="rId18" Type="http://schemas.openxmlformats.org/officeDocument/2006/relationships/comments" Target="comments.xml"/><Relationship Id="rId26" Type="http://schemas.openxmlformats.org/officeDocument/2006/relationships/theme" Target="theme/theme1.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jpeg"/><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oter" Target="footer1.xml"/><Relationship Id="rId10" Type="http://schemas.openxmlformats.org/officeDocument/2006/relationships/hyperlink" Target="https://www.oceansalive.org/" TargetMode="External"/><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hyperlink" Target="mailto:admin@oceansalivekenya.org" TargetMode="External"/><Relationship Id="rId14" Type="http://schemas.openxmlformats.org/officeDocument/2006/relationships/image" Target="media/image4.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B48A7A-57E1-4501-80A8-9899E6634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TotalTime>
  <Pages>19</Pages>
  <Words>5112</Words>
  <Characters>29139</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Shakil Visram</dc:creator>
  <cp:lastModifiedBy>Remmy Safari Shoka</cp:lastModifiedBy>
  <cp:revision>66</cp:revision>
  <dcterms:created xsi:type="dcterms:W3CDTF">2023-06-12T12:27:00Z</dcterms:created>
  <dcterms:modified xsi:type="dcterms:W3CDTF">2023-08-26T05:32:00Z</dcterms:modified>
</cp:coreProperties>
</file>